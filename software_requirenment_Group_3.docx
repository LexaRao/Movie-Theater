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13CA6" w14:textId="05D3E8BC" w:rsidR="20936BCF" w:rsidRDefault="20936BCF" w:rsidP="20936BCF">
      <w:pPr>
        <w:pStyle w:val="Title"/>
        <w:sectPr w:rsidR="20936BCF">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start="1"/>
          <w:cols w:space="720"/>
        </w:sectPr>
      </w:pPr>
    </w:p>
    <w:p w14:paraId="6861BBBF" w14:textId="31BD4314" w:rsidR="001163D2" w:rsidRDefault="6D9C0D0D" w:rsidP="20936BCF">
      <w:pPr>
        <w:jc w:val="center"/>
        <w:rPr>
          <w:sz w:val="48"/>
          <w:szCs w:val="48"/>
        </w:rPr>
      </w:pPr>
      <w:r w:rsidRPr="20936BCF">
        <w:rPr>
          <w:sz w:val="48"/>
          <w:szCs w:val="48"/>
        </w:rPr>
        <w:t>Movie Theater</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38210348" w:rsidR="001163D2" w:rsidRDefault="7F11B4A2">
      <w:pPr>
        <w:jc w:val="center"/>
        <w:rPr>
          <w:sz w:val="48"/>
          <w:szCs w:val="48"/>
        </w:rPr>
      </w:pPr>
      <w:r w:rsidRPr="1D535C99">
        <w:rPr>
          <w:sz w:val="48"/>
          <w:szCs w:val="48"/>
        </w:rPr>
        <w:t>v1.0.0</w:t>
      </w:r>
    </w:p>
    <w:p w14:paraId="5F7C9EF6" w14:textId="77777777" w:rsidR="001163D2" w:rsidRDefault="001163D2">
      <w:pPr>
        <w:jc w:val="center"/>
        <w:rPr>
          <w:sz w:val="32"/>
        </w:rPr>
      </w:pPr>
    </w:p>
    <w:p w14:paraId="4AEB339C" w14:textId="75639844" w:rsidR="001163D2" w:rsidRDefault="002A6856">
      <w:pPr>
        <w:jc w:val="center"/>
        <w:rPr>
          <w:sz w:val="48"/>
        </w:rPr>
      </w:pPr>
      <w:r>
        <w:rPr>
          <w:sz w:val="48"/>
        </w:rPr>
        <w:t xml:space="preserve">5/26/2024   </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04C95F65" w:rsidR="001163D2" w:rsidRDefault="001C27B6">
      <w:pPr>
        <w:jc w:val="center"/>
        <w:rPr>
          <w:sz w:val="32"/>
        </w:rPr>
      </w:pPr>
      <w:r>
        <w:rPr>
          <w:sz w:val="32"/>
        </w:rPr>
        <w:t>Gr</w:t>
      </w:r>
      <w:r w:rsidR="00C76088">
        <w:rPr>
          <w:sz w:val="32"/>
        </w:rPr>
        <w:t>oup 3</w:t>
      </w:r>
    </w:p>
    <w:p w14:paraId="5A03054C" w14:textId="40BDB9E7" w:rsidR="001163D2" w:rsidRDefault="000407EB">
      <w:pPr>
        <w:jc w:val="center"/>
        <w:rPr>
          <w:sz w:val="48"/>
          <w:szCs w:val="48"/>
        </w:rPr>
      </w:pPr>
      <w:r w:rsidRPr="1D535C99">
        <w:rPr>
          <w:sz w:val="48"/>
          <w:szCs w:val="48"/>
        </w:rPr>
        <w:t>Lexa</w:t>
      </w:r>
      <w:r w:rsidR="52D32F91" w:rsidRPr="0E68AD7B">
        <w:rPr>
          <w:sz w:val="48"/>
          <w:szCs w:val="48"/>
        </w:rPr>
        <w:t xml:space="preserve"> </w:t>
      </w:r>
      <w:r w:rsidR="7DE13DB2" w:rsidRPr="38A560B8">
        <w:rPr>
          <w:sz w:val="48"/>
          <w:szCs w:val="48"/>
        </w:rPr>
        <w:t>Rao</w:t>
      </w:r>
      <w:r w:rsidRPr="1D535C99">
        <w:rPr>
          <w:sz w:val="48"/>
          <w:szCs w:val="48"/>
        </w:rPr>
        <w:t xml:space="preserve">, </w:t>
      </w:r>
      <w:r w:rsidR="38008880" w:rsidRPr="1D535C99">
        <w:rPr>
          <w:sz w:val="48"/>
          <w:szCs w:val="48"/>
        </w:rPr>
        <w:t>James</w:t>
      </w:r>
      <w:r w:rsidR="2086833C" w:rsidRPr="38A560B8">
        <w:rPr>
          <w:sz w:val="48"/>
          <w:szCs w:val="48"/>
        </w:rPr>
        <w:t xml:space="preserve"> Ardilla</w:t>
      </w:r>
      <w:r w:rsidR="38008880" w:rsidRPr="1D535C99">
        <w:rPr>
          <w:sz w:val="48"/>
          <w:szCs w:val="48"/>
        </w:rPr>
        <w:t>, Eli</w:t>
      </w:r>
      <w:r w:rsidR="40E13B56" w:rsidRPr="38A560B8">
        <w:rPr>
          <w:sz w:val="48"/>
          <w:szCs w:val="48"/>
        </w:rPr>
        <w:t xml:space="preserve"> Lopez</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t xml:space="preserve">CS 250- Introduction to </w:t>
      </w:r>
      <w:r w:rsidR="001163D2">
        <w:rPr>
          <w:sz w:val="32"/>
        </w:rPr>
        <w:t xml:space="preserve">Software </w:t>
      </w:r>
      <w:r>
        <w:rPr>
          <w:sz w:val="32"/>
        </w:rPr>
        <w:t>Systems</w:t>
      </w:r>
    </w:p>
    <w:p w14:paraId="06D6F295" w14:textId="08E5EB87" w:rsidR="001163D2" w:rsidRDefault="001163D2">
      <w:pPr>
        <w:jc w:val="center"/>
        <w:rPr>
          <w:sz w:val="32"/>
        </w:rPr>
      </w:pPr>
      <w:r>
        <w:rPr>
          <w:sz w:val="32"/>
        </w:rPr>
        <w:t xml:space="preserve">Instructor: </w:t>
      </w:r>
      <w:r w:rsidR="001C27B6">
        <w:rPr>
          <w:sz w:val="32"/>
        </w:rPr>
        <w:t>Gus Hanna</w:t>
      </w:r>
      <w:r>
        <w:rPr>
          <w:sz w:val="32"/>
        </w:rPr>
        <w:t>, Ph.D.</w:t>
      </w:r>
    </w:p>
    <w:p w14:paraId="74DB3A59" w14:textId="38899F56" w:rsidR="001163D2" w:rsidRDefault="001C27B6" w:rsidP="22F51B11">
      <w:pPr>
        <w:jc w:val="center"/>
        <w:rPr>
          <w:sz w:val="32"/>
          <w:szCs w:val="32"/>
        </w:rPr>
      </w:pPr>
      <w:r w:rsidRPr="22F51B11">
        <w:rPr>
          <w:sz w:val="32"/>
          <w:szCs w:val="32"/>
        </w:rPr>
        <w:t>Fall 2023</w:t>
      </w:r>
    </w:p>
    <w:p w14:paraId="195A537B" w14:textId="77777777" w:rsidR="001163D2" w:rsidRDefault="001163D2">
      <w:pPr>
        <w:pStyle w:val="Heading1"/>
      </w:pPr>
      <w:bookmarkStart w:id="0" w:name="_Toc506458769"/>
      <w:bookmarkStart w:id="1" w:name="_Toc506459135"/>
      <w:r>
        <w:t>Revision History</w:t>
      </w:r>
      <w:bookmarkEnd w:id="0"/>
      <w:bookmarkEnd w:id="1"/>
    </w:p>
    <w:p w14:paraId="394165EF" w14:textId="77777777" w:rsidR="001163D2" w:rsidRDefault="001163D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3149"/>
        <w:gridCol w:w="1844"/>
        <w:gridCol w:w="3069"/>
      </w:tblGrid>
      <w:tr w:rsidR="001163D2" w14:paraId="0CC9280A" w14:textId="77777777">
        <w:tc>
          <w:tcPr>
            <w:tcW w:w="1188"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240"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90"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150"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tc>
          <w:tcPr>
            <w:tcW w:w="1188" w:type="dxa"/>
            <w:tcBorders>
              <w:top w:val="single" w:sz="4" w:space="0" w:color="auto"/>
            </w:tcBorders>
          </w:tcPr>
          <w:p w14:paraId="1C11B890" w14:textId="23310217" w:rsidR="001163D2" w:rsidRDefault="002A6856">
            <w:r w:rsidRPr="002A6856">
              <w:t>5/26/2024</w:t>
            </w:r>
          </w:p>
        </w:tc>
        <w:tc>
          <w:tcPr>
            <w:tcW w:w="3240" w:type="dxa"/>
            <w:tcBorders>
              <w:top w:val="single" w:sz="4" w:space="0" w:color="auto"/>
            </w:tcBorders>
          </w:tcPr>
          <w:p w14:paraId="6EE2373D" w14:textId="5B5241EC" w:rsidR="001163D2" w:rsidRDefault="002A6856">
            <w:r w:rsidRPr="002A6856">
              <w:t>v1.0.0</w:t>
            </w:r>
          </w:p>
        </w:tc>
        <w:tc>
          <w:tcPr>
            <w:tcW w:w="1890" w:type="dxa"/>
            <w:tcBorders>
              <w:top w:val="single" w:sz="4" w:space="0" w:color="auto"/>
            </w:tcBorders>
          </w:tcPr>
          <w:p w14:paraId="776E1193" w14:textId="094D8BA9" w:rsidR="001163D2" w:rsidRDefault="0081352E">
            <w:r w:rsidRPr="0081352E">
              <w:t>Lexa, James, Eli</w:t>
            </w:r>
          </w:p>
        </w:tc>
        <w:tc>
          <w:tcPr>
            <w:tcW w:w="3150" w:type="dxa"/>
            <w:tcBorders>
              <w:top w:val="single" w:sz="4" w:space="0" w:color="auto"/>
            </w:tcBorders>
          </w:tcPr>
          <w:p w14:paraId="54A51C54" w14:textId="0C791BD5" w:rsidR="001163D2" w:rsidRDefault="002A6856">
            <w:r>
              <w:t>Included basic tickets sales functiona</w:t>
            </w:r>
            <w:r w:rsidR="009413E1">
              <w:t xml:space="preserve">lity, </w:t>
            </w:r>
            <w:r w:rsidR="003E03F0">
              <w:t>advisement</w:t>
            </w:r>
            <w:r w:rsidR="009413E1">
              <w:t xml:space="preserve"> capability,</w:t>
            </w:r>
            <w:r w:rsidR="003E03F0">
              <w:t xml:space="preserve"> </w:t>
            </w:r>
            <w:proofErr w:type="gramStart"/>
            <w:r w:rsidR="003E03F0">
              <w:t>and,</w:t>
            </w:r>
            <w:proofErr w:type="gramEnd"/>
            <w:r w:rsidR="003E03F0">
              <w:t xml:space="preserve"> simple </w:t>
            </w:r>
            <w:r w:rsidR="005A4920">
              <w:t>UI</w:t>
            </w:r>
            <w:r w:rsidR="003E03F0">
              <w:t xml:space="preserve">. </w:t>
            </w:r>
            <w:r w:rsidR="005A4920">
              <w:t xml:space="preserve"> </w:t>
            </w:r>
            <w:r w:rsidR="003E03F0">
              <w:t xml:space="preserve"> </w:t>
            </w:r>
          </w:p>
        </w:tc>
      </w:tr>
      <w:tr w:rsidR="001163D2" w14:paraId="73A67601" w14:textId="77777777">
        <w:tc>
          <w:tcPr>
            <w:tcW w:w="1188" w:type="dxa"/>
          </w:tcPr>
          <w:p w14:paraId="78EB24DE" w14:textId="77777777" w:rsidR="001163D2" w:rsidRDefault="001163D2"/>
        </w:tc>
        <w:tc>
          <w:tcPr>
            <w:tcW w:w="3240" w:type="dxa"/>
          </w:tcPr>
          <w:p w14:paraId="6FF242D2" w14:textId="77777777" w:rsidR="001163D2" w:rsidRDefault="001163D2"/>
        </w:tc>
        <w:tc>
          <w:tcPr>
            <w:tcW w:w="1890" w:type="dxa"/>
          </w:tcPr>
          <w:p w14:paraId="3BFA5AF7" w14:textId="77777777" w:rsidR="001163D2" w:rsidRDefault="001163D2"/>
        </w:tc>
        <w:tc>
          <w:tcPr>
            <w:tcW w:w="3150" w:type="dxa"/>
          </w:tcPr>
          <w:p w14:paraId="0E808622" w14:textId="77777777" w:rsidR="001163D2" w:rsidRDefault="001163D2"/>
        </w:tc>
      </w:tr>
      <w:tr w:rsidR="001163D2" w14:paraId="68F76A3E" w14:textId="77777777">
        <w:tc>
          <w:tcPr>
            <w:tcW w:w="1188" w:type="dxa"/>
          </w:tcPr>
          <w:p w14:paraId="5409F248" w14:textId="77777777" w:rsidR="001163D2" w:rsidRDefault="001163D2"/>
        </w:tc>
        <w:tc>
          <w:tcPr>
            <w:tcW w:w="3240" w:type="dxa"/>
          </w:tcPr>
          <w:p w14:paraId="1CA09FFB" w14:textId="77777777" w:rsidR="001163D2" w:rsidRDefault="001163D2"/>
        </w:tc>
        <w:tc>
          <w:tcPr>
            <w:tcW w:w="1890" w:type="dxa"/>
          </w:tcPr>
          <w:p w14:paraId="59262245" w14:textId="77777777" w:rsidR="001163D2" w:rsidRDefault="001163D2"/>
        </w:tc>
        <w:tc>
          <w:tcPr>
            <w:tcW w:w="3150" w:type="dxa"/>
          </w:tcPr>
          <w:p w14:paraId="26FD92DA" w14:textId="77777777" w:rsidR="001163D2" w:rsidRDefault="001163D2"/>
        </w:tc>
      </w:tr>
      <w:tr w:rsidR="001163D2" w14:paraId="591E7D0E" w14:textId="77777777">
        <w:tc>
          <w:tcPr>
            <w:tcW w:w="1188" w:type="dxa"/>
          </w:tcPr>
          <w:p w14:paraId="76B3BD70" w14:textId="77777777" w:rsidR="001163D2" w:rsidRDefault="001163D2"/>
        </w:tc>
        <w:tc>
          <w:tcPr>
            <w:tcW w:w="3240" w:type="dxa"/>
          </w:tcPr>
          <w:p w14:paraId="6877679F" w14:textId="77777777" w:rsidR="001163D2" w:rsidRDefault="001163D2"/>
        </w:tc>
        <w:tc>
          <w:tcPr>
            <w:tcW w:w="1890" w:type="dxa"/>
          </w:tcPr>
          <w:p w14:paraId="47CF3B5E" w14:textId="77777777" w:rsidR="001163D2" w:rsidRDefault="001163D2"/>
        </w:tc>
        <w:tc>
          <w:tcPr>
            <w:tcW w:w="3150" w:type="dxa"/>
          </w:tcPr>
          <w:p w14:paraId="7425619B" w14:textId="77777777" w:rsidR="001163D2" w:rsidRDefault="001163D2"/>
        </w:tc>
      </w:tr>
    </w:tbl>
    <w:p w14:paraId="01B064C5" w14:textId="77777777" w:rsidR="001163D2" w:rsidRDefault="001163D2"/>
    <w:p w14:paraId="67169582" w14:textId="77777777" w:rsidR="001163D2" w:rsidRDefault="001163D2"/>
    <w:p w14:paraId="6872820E" w14:textId="77777777" w:rsidR="001163D2" w:rsidRDefault="001163D2">
      <w:pPr>
        <w:pStyle w:val="Heading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77777777" w:rsidR="001163D2" w:rsidRDefault="001163D2">
            <w:pPr>
              <w:tabs>
                <w:tab w:val="left" w:pos="2880"/>
                <w:tab w:val="left" w:pos="5760"/>
              </w:tabs>
              <w:rPr>
                <w:sz w:val="32"/>
              </w:rPr>
            </w:pPr>
          </w:p>
        </w:tc>
        <w:tc>
          <w:tcPr>
            <w:tcW w:w="2394" w:type="dxa"/>
            <w:tcBorders>
              <w:top w:val="single" w:sz="4" w:space="0" w:color="auto"/>
            </w:tcBorders>
            <w:vAlign w:val="bottom"/>
          </w:tcPr>
          <w:p w14:paraId="30AACEAE" w14:textId="070B0779" w:rsidR="001163D2" w:rsidRDefault="00197B4D">
            <w:pPr>
              <w:tabs>
                <w:tab w:val="left" w:pos="2880"/>
                <w:tab w:val="left" w:pos="5760"/>
              </w:tabs>
            </w:pPr>
            <w:r w:rsidRPr="00197B4D">
              <w:t>Lexa, James, Eli</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7777777" w:rsidR="001163D2" w:rsidRDefault="001163D2">
            <w:pPr>
              <w:tabs>
                <w:tab w:val="left" w:pos="2880"/>
                <w:tab w:val="left" w:pos="5760"/>
              </w:tabs>
              <w:rPr>
                <w:sz w:val="32"/>
              </w:rPr>
            </w:pP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t>Table of Contents</w:t>
      </w:r>
    </w:p>
    <w:p w14:paraId="1DF2FE22" w14:textId="77777777" w:rsidR="001163D2" w:rsidRDefault="001163D2">
      <w:pPr>
        <w:pStyle w:val="Header"/>
        <w:tabs>
          <w:tab w:val="clear" w:pos="4320"/>
          <w:tab w:val="clear" w:pos="8640"/>
        </w:tabs>
      </w:pPr>
    </w:p>
    <w:p w14:paraId="0E0C173A" w14:textId="2860751B"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703F35">
        <w:rPr>
          <w:noProof/>
        </w:rPr>
        <w:t>i</w:t>
      </w:r>
      <w:r>
        <w:rPr>
          <w:noProof/>
        </w:rPr>
        <w:fldChar w:fldCharType="end"/>
      </w:r>
    </w:p>
    <w:p w14:paraId="00E3BA61" w14:textId="22507A6F" w:rsidR="001163D2" w:rsidRDefault="001163D2">
      <w:pPr>
        <w:pStyle w:val="TOC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703F35">
        <w:rPr>
          <w:noProof/>
        </w:rPr>
        <w:t>ii</w:t>
      </w:r>
      <w:r>
        <w:rPr>
          <w:noProof/>
        </w:rPr>
        <w:fldChar w:fldCharType="end"/>
      </w:r>
    </w:p>
    <w:p w14:paraId="3B71D875" w14:textId="33D25131" w:rsidR="001163D2" w:rsidRDefault="001163D2">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703F35">
        <w:rPr>
          <w:noProof/>
        </w:rPr>
        <w:t>1</w:t>
      </w:r>
      <w:r>
        <w:rPr>
          <w:noProof/>
        </w:rPr>
        <w:fldChar w:fldCharType="end"/>
      </w:r>
    </w:p>
    <w:p w14:paraId="1989C358" w14:textId="5667C2F9" w:rsidR="001163D2" w:rsidRDefault="001163D2">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703F35">
        <w:rPr>
          <w:noProof/>
        </w:rPr>
        <w:t>1</w:t>
      </w:r>
      <w:r>
        <w:rPr>
          <w:noProof/>
        </w:rPr>
        <w:fldChar w:fldCharType="end"/>
      </w:r>
    </w:p>
    <w:p w14:paraId="5517C6CF" w14:textId="1EE581C8" w:rsidR="001163D2" w:rsidRDefault="001163D2">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703F35">
        <w:rPr>
          <w:noProof/>
        </w:rPr>
        <w:t>1</w:t>
      </w:r>
      <w:r>
        <w:rPr>
          <w:noProof/>
        </w:rPr>
        <w:fldChar w:fldCharType="end"/>
      </w:r>
    </w:p>
    <w:p w14:paraId="0C32C3C0" w14:textId="44E4FCD8" w:rsidR="001163D2" w:rsidRDefault="001163D2">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703F35">
        <w:rPr>
          <w:noProof/>
        </w:rPr>
        <w:t>6</w:t>
      </w:r>
      <w:r>
        <w:rPr>
          <w:noProof/>
        </w:rPr>
        <w:fldChar w:fldCharType="end"/>
      </w:r>
    </w:p>
    <w:p w14:paraId="128C5A58" w14:textId="5C7207F0" w:rsidR="001163D2" w:rsidRDefault="001163D2">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703F35">
        <w:rPr>
          <w:noProof/>
        </w:rPr>
        <w:t>7</w:t>
      </w:r>
      <w:r>
        <w:rPr>
          <w:noProof/>
        </w:rPr>
        <w:fldChar w:fldCharType="end"/>
      </w:r>
    </w:p>
    <w:p w14:paraId="2D72A149" w14:textId="3899492E" w:rsidR="001163D2" w:rsidRDefault="001163D2">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703F35">
        <w:rPr>
          <w:noProof/>
        </w:rPr>
        <w:t>8</w:t>
      </w:r>
      <w:r>
        <w:rPr>
          <w:noProof/>
        </w:rPr>
        <w:fldChar w:fldCharType="end"/>
      </w:r>
    </w:p>
    <w:p w14:paraId="21A233A8" w14:textId="727F015B"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703F35">
        <w:rPr>
          <w:noProof/>
        </w:rPr>
        <w:t>8</w:t>
      </w:r>
      <w:r>
        <w:rPr>
          <w:noProof/>
        </w:rPr>
        <w:fldChar w:fldCharType="end"/>
      </w:r>
    </w:p>
    <w:p w14:paraId="66A4681B" w14:textId="4FD562D0" w:rsidR="001163D2" w:rsidRDefault="001163D2">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703F35">
        <w:rPr>
          <w:noProof/>
        </w:rPr>
        <w:t>8</w:t>
      </w:r>
      <w:r>
        <w:rPr>
          <w:noProof/>
        </w:rPr>
        <w:fldChar w:fldCharType="end"/>
      </w:r>
    </w:p>
    <w:p w14:paraId="4C3AB6DD" w14:textId="5754B441" w:rsidR="001163D2" w:rsidRDefault="001163D2">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703F35">
        <w:rPr>
          <w:noProof/>
        </w:rPr>
        <w:t>8</w:t>
      </w:r>
      <w:r>
        <w:rPr>
          <w:noProof/>
        </w:rPr>
        <w:fldChar w:fldCharType="end"/>
      </w:r>
    </w:p>
    <w:p w14:paraId="03861B13" w14:textId="3586A744" w:rsidR="001163D2" w:rsidRDefault="001163D2">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703F35">
        <w:rPr>
          <w:noProof/>
        </w:rPr>
        <w:t>9</w:t>
      </w:r>
      <w:r>
        <w:rPr>
          <w:noProof/>
        </w:rPr>
        <w:fldChar w:fldCharType="end"/>
      </w:r>
    </w:p>
    <w:p w14:paraId="4AC952C3" w14:textId="679E800E" w:rsidR="001163D2" w:rsidRDefault="001163D2">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703F35">
        <w:rPr>
          <w:noProof/>
        </w:rPr>
        <w:t>9</w:t>
      </w:r>
      <w:r>
        <w:rPr>
          <w:noProof/>
        </w:rPr>
        <w:fldChar w:fldCharType="end"/>
      </w:r>
    </w:p>
    <w:p w14:paraId="2878D8C9" w14:textId="07F29A79" w:rsidR="001163D2" w:rsidRDefault="001163D2">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703F35">
        <w:rPr>
          <w:noProof/>
        </w:rPr>
        <w:t>9</w:t>
      </w:r>
      <w:r>
        <w:rPr>
          <w:noProof/>
        </w:rPr>
        <w:fldChar w:fldCharType="end"/>
      </w:r>
    </w:p>
    <w:p w14:paraId="3F21579C" w14:textId="45B77A8B"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703F35">
        <w:rPr>
          <w:noProof/>
        </w:rPr>
        <w:t>10</w:t>
      </w:r>
      <w:r>
        <w:rPr>
          <w:noProof/>
        </w:rPr>
        <w:fldChar w:fldCharType="end"/>
      </w:r>
    </w:p>
    <w:p w14:paraId="7D2AC52C" w14:textId="2D8A290B" w:rsidR="001163D2" w:rsidRDefault="001163D2">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703F35">
        <w:rPr>
          <w:noProof/>
        </w:rPr>
        <w:t>10</w:t>
      </w:r>
      <w:r>
        <w:rPr>
          <w:noProof/>
        </w:rPr>
        <w:fldChar w:fldCharType="end"/>
      </w:r>
    </w:p>
    <w:p w14:paraId="6CDB3074" w14:textId="6EE7B8F7" w:rsidR="001163D2" w:rsidRDefault="001163D2">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703F35">
        <w:rPr>
          <w:noProof/>
        </w:rPr>
        <w:t>10</w:t>
      </w:r>
      <w:r>
        <w:rPr>
          <w:noProof/>
        </w:rPr>
        <w:fldChar w:fldCharType="end"/>
      </w:r>
    </w:p>
    <w:p w14:paraId="2FDEBB91" w14:textId="536DA16C" w:rsidR="001163D2" w:rsidRDefault="001163D2">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703F35">
        <w:rPr>
          <w:noProof/>
        </w:rPr>
        <w:t>10</w:t>
      </w:r>
      <w:r>
        <w:rPr>
          <w:noProof/>
        </w:rPr>
        <w:fldChar w:fldCharType="end"/>
      </w:r>
    </w:p>
    <w:p w14:paraId="0ECE7309" w14:textId="5366BE22" w:rsidR="001163D2" w:rsidRDefault="001163D2">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703F35">
        <w:rPr>
          <w:noProof/>
        </w:rPr>
        <w:t>10</w:t>
      </w:r>
      <w:r>
        <w:rPr>
          <w:noProof/>
        </w:rPr>
        <w:fldChar w:fldCharType="end"/>
      </w:r>
    </w:p>
    <w:p w14:paraId="211FCD14" w14:textId="35F43941" w:rsidR="001163D2" w:rsidRDefault="001163D2">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703F35">
        <w:rPr>
          <w:noProof/>
        </w:rPr>
        <w:t>11</w:t>
      </w:r>
      <w:r>
        <w:rPr>
          <w:noProof/>
        </w:rPr>
        <w:fldChar w:fldCharType="end"/>
      </w:r>
    </w:p>
    <w:p w14:paraId="5C0B4391" w14:textId="7C28CB9D" w:rsidR="001163D2" w:rsidRDefault="001163D2">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703F35">
        <w:rPr>
          <w:noProof/>
        </w:rPr>
        <w:t>11</w:t>
      </w:r>
      <w:r>
        <w:rPr>
          <w:noProof/>
        </w:rPr>
        <w:fldChar w:fldCharType="end"/>
      </w:r>
    </w:p>
    <w:p w14:paraId="372C0092" w14:textId="455ECED4" w:rsidR="001163D2" w:rsidRDefault="001163D2">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sidR="00703F35">
        <w:rPr>
          <w:b/>
          <w:bCs/>
          <w:noProof/>
        </w:rPr>
        <w:t>Error! Bookmark not defined.</w:t>
      </w:r>
      <w:r>
        <w:rPr>
          <w:noProof/>
        </w:rPr>
        <w:fldChar w:fldCharType="end"/>
      </w:r>
    </w:p>
    <w:p w14:paraId="2E1EB449" w14:textId="4AA0F283" w:rsidR="001163D2" w:rsidRDefault="001163D2">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sidR="00703F35">
        <w:rPr>
          <w:b/>
          <w:bCs/>
          <w:noProof/>
        </w:rPr>
        <w:t>Error! Bookmark not defined.</w:t>
      </w:r>
      <w:r>
        <w:rPr>
          <w:noProof/>
        </w:rPr>
        <w:fldChar w:fldCharType="end"/>
      </w:r>
    </w:p>
    <w:p w14:paraId="6AF726CA" w14:textId="4022EAEB" w:rsidR="001163D2" w:rsidRDefault="001163D2">
      <w:pPr>
        <w:pStyle w:val="TOC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r>
      <w:r>
        <w:rPr>
          <w:noProof/>
        </w:rPr>
        <w:fldChar w:fldCharType="separate"/>
      </w:r>
      <w:r w:rsidR="00703F35">
        <w:rPr>
          <w:noProof/>
        </w:rPr>
        <w:t>15</w:t>
      </w:r>
      <w:r>
        <w:rPr>
          <w:noProof/>
        </w:rPr>
        <w:fldChar w:fldCharType="end"/>
      </w:r>
    </w:p>
    <w:p w14:paraId="2697FE28" w14:textId="5759637C" w:rsidR="001163D2" w:rsidRDefault="001163D2">
      <w:pPr>
        <w:pStyle w:val="TOC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r>
      <w:r>
        <w:rPr>
          <w:noProof/>
        </w:rPr>
        <w:fldChar w:fldCharType="separate"/>
      </w:r>
      <w:r w:rsidR="00703F35">
        <w:rPr>
          <w:noProof/>
        </w:rPr>
        <w:t>15</w:t>
      </w:r>
      <w:r>
        <w:rPr>
          <w:noProof/>
        </w:rPr>
        <w:fldChar w:fldCharType="end"/>
      </w:r>
    </w:p>
    <w:p w14:paraId="2FFE183A" w14:textId="123BCFBB" w:rsidR="001163D2" w:rsidRDefault="001163D2">
      <w:pPr>
        <w:pStyle w:val="TOC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r>
      <w:r>
        <w:rPr>
          <w:noProof/>
        </w:rPr>
        <w:fldChar w:fldCharType="separate"/>
      </w:r>
      <w:r w:rsidR="00703F35">
        <w:rPr>
          <w:noProof/>
        </w:rPr>
        <w:t>15</w:t>
      </w:r>
      <w:r>
        <w:rPr>
          <w:noProof/>
        </w:rPr>
        <w:fldChar w:fldCharType="end"/>
      </w:r>
    </w:p>
    <w:p w14:paraId="41F43ECA" w14:textId="714845BB" w:rsidR="001163D2" w:rsidRDefault="001163D2">
      <w:pPr>
        <w:pStyle w:val="TOC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703F35">
        <w:rPr>
          <w:noProof/>
        </w:rPr>
        <w:t>15</w:t>
      </w:r>
      <w:r>
        <w:rPr>
          <w:noProof/>
        </w:rPr>
        <w:fldChar w:fldCharType="end"/>
      </w:r>
    </w:p>
    <w:p w14:paraId="52199D6E" w14:textId="57A64A39" w:rsidR="001163D2" w:rsidRDefault="001163D2">
      <w:pPr>
        <w:pStyle w:val="TOC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703F35">
        <w:rPr>
          <w:noProof/>
        </w:rPr>
        <w:t>15</w:t>
      </w:r>
      <w:r>
        <w:rPr>
          <w:noProof/>
        </w:rPr>
        <w:fldChar w:fldCharType="end"/>
      </w:r>
    </w:p>
    <w:p w14:paraId="3BB95AD4" w14:textId="6B13B8FA" w:rsidR="001163D2" w:rsidRDefault="001163D2">
      <w:pPr>
        <w:pStyle w:val="TOC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703F35">
        <w:rPr>
          <w:noProof/>
        </w:rPr>
        <w:t>15</w:t>
      </w:r>
      <w:r>
        <w:rPr>
          <w:noProof/>
        </w:rPr>
        <w:fldChar w:fldCharType="end"/>
      </w:r>
    </w:p>
    <w:p w14:paraId="50DE5700" w14:textId="61A5BED7" w:rsidR="001163D2" w:rsidRDefault="001163D2">
      <w:pPr>
        <w:pStyle w:val="TOC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703F35">
        <w:rPr>
          <w:noProof/>
        </w:rPr>
        <w:t>15</w:t>
      </w:r>
      <w:r>
        <w:rPr>
          <w:noProof/>
        </w:rPr>
        <w:fldChar w:fldCharType="end"/>
      </w:r>
    </w:p>
    <w:p w14:paraId="7CBC689F" w14:textId="799A8140" w:rsidR="001163D2" w:rsidRDefault="001163D2">
      <w:pPr>
        <w:pStyle w:val="TOC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703F35">
        <w:rPr>
          <w:noProof/>
        </w:rPr>
        <w:t>15</w:t>
      </w:r>
      <w:r>
        <w:rPr>
          <w:noProof/>
        </w:rPr>
        <w:fldChar w:fldCharType="end"/>
      </w:r>
    </w:p>
    <w:p w14:paraId="6306A2DB" w14:textId="15880232" w:rsidR="001163D2" w:rsidRDefault="001163D2">
      <w:pPr>
        <w:pStyle w:val="TOC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703F35">
        <w:rPr>
          <w:b/>
          <w:bCs/>
          <w:noProof/>
        </w:rPr>
        <w:t>Error! Bookmark not defined.</w:t>
      </w:r>
      <w:r>
        <w:rPr>
          <w:noProof/>
        </w:rPr>
        <w:fldChar w:fldCharType="end"/>
      </w:r>
    </w:p>
    <w:p w14:paraId="10A29895" w14:textId="5EC2E37B" w:rsidR="001163D2" w:rsidRDefault="001163D2">
      <w:pPr>
        <w:pStyle w:val="TOC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703F35">
        <w:rPr>
          <w:b/>
          <w:bCs/>
          <w:noProof/>
        </w:rPr>
        <w:t>Error! Bookmark not defined.</w:t>
      </w:r>
      <w:r>
        <w:rPr>
          <w:noProof/>
        </w:rPr>
        <w:fldChar w:fldCharType="end"/>
      </w:r>
    </w:p>
    <w:p w14:paraId="48C44A9E" w14:textId="4255CBFF" w:rsidR="001163D2" w:rsidRDefault="001163D2">
      <w:pPr>
        <w:pStyle w:val="TOC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703F35">
        <w:rPr>
          <w:noProof/>
        </w:rPr>
        <w:t>16</w:t>
      </w:r>
      <w:r>
        <w:rPr>
          <w:noProof/>
        </w:rPr>
        <w:fldChar w:fldCharType="end"/>
      </w:r>
    </w:p>
    <w:p w14:paraId="2D6F7BF9" w14:textId="30D1F7C0" w:rsidR="001163D2" w:rsidRDefault="001163D2">
      <w:pPr>
        <w:pStyle w:val="TOC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703F35">
        <w:rPr>
          <w:b/>
          <w:bCs/>
          <w:noProof/>
        </w:rPr>
        <w:t>Error! Bookmark not defined.</w:t>
      </w:r>
      <w:r>
        <w:rPr>
          <w:noProof/>
        </w:rPr>
        <w:fldChar w:fldCharType="end"/>
      </w:r>
    </w:p>
    <w:p w14:paraId="28F3BA81" w14:textId="2C8E3FBE" w:rsidR="001163D2" w:rsidRDefault="001163D2">
      <w:pPr>
        <w:pStyle w:val="TOC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703F35">
        <w:rPr>
          <w:b/>
          <w:bCs/>
          <w:noProof/>
        </w:rPr>
        <w:t>Error! Bookmark not defined.</w:t>
      </w:r>
      <w:r>
        <w:rPr>
          <w:noProof/>
        </w:rPr>
        <w:fldChar w:fldCharType="end"/>
      </w:r>
    </w:p>
    <w:p w14:paraId="29469F70" w14:textId="1C27B59E" w:rsidR="001163D2" w:rsidRDefault="001163D2">
      <w:pPr>
        <w:pStyle w:val="TOC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703F35">
        <w:rPr>
          <w:noProof/>
        </w:rPr>
        <w:t>16</w:t>
      </w:r>
      <w:r>
        <w:rPr>
          <w:noProof/>
        </w:rPr>
        <w:fldChar w:fldCharType="end"/>
      </w:r>
    </w:p>
    <w:p w14:paraId="155F447C" w14:textId="539EA99E" w:rsidR="001163D2" w:rsidRDefault="001163D2">
      <w:pPr>
        <w:pStyle w:val="TOC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703F35">
        <w:rPr>
          <w:noProof/>
        </w:rPr>
        <w:t>16</w:t>
      </w:r>
      <w:r>
        <w:rPr>
          <w:noProof/>
        </w:rPr>
        <w:fldChar w:fldCharType="end"/>
      </w:r>
    </w:p>
    <w:p w14:paraId="02D316C0" w14:textId="4460B5F8" w:rsidR="001163D2" w:rsidRDefault="001163D2">
      <w:pPr>
        <w:pStyle w:val="TOC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703F35">
        <w:rPr>
          <w:noProof/>
        </w:rPr>
        <w:t>16</w:t>
      </w:r>
      <w:r>
        <w:rPr>
          <w:noProof/>
        </w:rPr>
        <w:fldChar w:fldCharType="end"/>
      </w:r>
    </w:p>
    <w:p w14:paraId="771C8516" w14:textId="0BCF7A4E" w:rsidR="001163D2" w:rsidRDefault="001163D2">
      <w:pPr>
        <w:pStyle w:val="TOC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703F35">
        <w:rPr>
          <w:noProof/>
        </w:rPr>
        <w:t>16</w:t>
      </w:r>
      <w:r>
        <w:rPr>
          <w:noProof/>
        </w:rPr>
        <w:fldChar w:fldCharType="end"/>
      </w:r>
    </w:p>
    <w:p w14:paraId="1C2A85D2" w14:textId="0DFA1879" w:rsidR="001163D2" w:rsidRDefault="001163D2">
      <w:pPr>
        <w:pStyle w:val="TOC1"/>
        <w:tabs>
          <w:tab w:val="right" w:leader="dot" w:pos="9350"/>
        </w:tabs>
        <w:rPr>
          <w:b w:val="0"/>
          <w:caps w:val="0"/>
          <w:noProof/>
          <w:sz w:val="24"/>
        </w:rPr>
      </w:pPr>
      <w:r>
        <w:rPr>
          <w:noProof/>
        </w:rPr>
        <w:t>4. Analysis Models</w:t>
      </w:r>
      <w:r>
        <w:rPr>
          <w:noProof/>
        </w:rPr>
        <w:tab/>
      </w:r>
      <w:r>
        <w:rPr>
          <w:noProof/>
        </w:rPr>
        <w:fldChar w:fldCharType="begin"/>
      </w:r>
      <w:r>
        <w:rPr>
          <w:noProof/>
        </w:rPr>
        <w:instrText xml:space="preserve"> PAGEREF _Toc506459175 \h </w:instrText>
      </w:r>
      <w:r>
        <w:rPr>
          <w:noProof/>
        </w:rPr>
      </w:r>
      <w:r>
        <w:rPr>
          <w:noProof/>
        </w:rPr>
        <w:fldChar w:fldCharType="separate"/>
      </w:r>
      <w:r w:rsidR="00703F35">
        <w:rPr>
          <w:noProof/>
        </w:rPr>
        <w:t>16</w:t>
      </w:r>
      <w:r>
        <w:rPr>
          <w:noProof/>
        </w:rPr>
        <w:fldChar w:fldCharType="end"/>
      </w:r>
    </w:p>
    <w:p w14:paraId="265C9831" w14:textId="1195C3E0" w:rsidR="001163D2" w:rsidRDefault="001163D2">
      <w:pPr>
        <w:pStyle w:val="TOC2"/>
        <w:tabs>
          <w:tab w:val="right" w:leader="dot" w:pos="9350"/>
        </w:tabs>
        <w:rPr>
          <w:smallCaps w:val="0"/>
          <w:noProof/>
          <w:sz w:val="24"/>
        </w:rPr>
      </w:pPr>
      <w:r>
        <w:rPr>
          <w:noProof/>
        </w:rPr>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703F35">
        <w:rPr>
          <w:noProof/>
        </w:rPr>
        <w:t>17</w:t>
      </w:r>
      <w:r>
        <w:rPr>
          <w:noProof/>
        </w:rPr>
        <w:fldChar w:fldCharType="end"/>
      </w:r>
    </w:p>
    <w:p w14:paraId="49474D8B" w14:textId="34A45740" w:rsidR="001163D2" w:rsidRDefault="001163D2">
      <w:pPr>
        <w:pStyle w:val="TOC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703F35">
        <w:rPr>
          <w:noProof/>
        </w:rPr>
        <w:t>17</w:t>
      </w:r>
      <w:r>
        <w:rPr>
          <w:noProof/>
        </w:rPr>
        <w:fldChar w:fldCharType="end"/>
      </w:r>
    </w:p>
    <w:p w14:paraId="4F769ABF" w14:textId="560A8503" w:rsidR="001163D2" w:rsidRDefault="001163D2">
      <w:pPr>
        <w:pStyle w:val="TOC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703F35">
        <w:rPr>
          <w:noProof/>
        </w:rPr>
        <w:t>17</w:t>
      </w:r>
      <w:r>
        <w:rPr>
          <w:noProof/>
        </w:rPr>
        <w:fldChar w:fldCharType="end"/>
      </w:r>
    </w:p>
    <w:p w14:paraId="141B75A5" w14:textId="79D6D60E" w:rsidR="001163D2" w:rsidRDefault="001163D2">
      <w:pPr>
        <w:pStyle w:val="TOC1"/>
        <w:tabs>
          <w:tab w:val="right" w:leader="dot" w:pos="9350"/>
        </w:tabs>
        <w:rPr>
          <w:b w:val="0"/>
          <w:caps w:val="0"/>
          <w:noProof/>
          <w:sz w:val="24"/>
        </w:rPr>
      </w:pPr>
      <w:r>
        <w:rPr>
          <w:noProof/>
        </w:rPr>
        <w:t>5. Change Management Process</w:t>
      </w:r>
      <w:r>
        <w:rPr>
          <w:noProof/>
        </w:rPr>
        <w:tab/>
      </w:r>
      <w:r>
        <w:rPr>
          <w:noProof/>
        </w:rPr>
        <w:fldChar w:fldCharType="begin"/>
      </w:r>
      <w:r>
        <w:rPr>
          <w:noProof/>
        </w:rPr>
        <w:instrText xml:space="preserve"> PAGEREF _Toc506459179 \h </w:instrText>
      </w:r>
      <w:r>
        <w:rPr>
          <w:noProof/>
        </w:rPr>
      </w:r>
      <w:r>
        <w:rPr>
          <w:noProof/>
        </w:rPr>
        <w:fldChar w:fldCharType="separate"/>
      </w:r>
      <w:r w:rsidR="00703F35">
        <w:rPr>
          <w:noProof/>
        </w:rPr>
        <w:t>17</w:t>
      </w:r>
      <w:r>
        <w:rPr>
          <w:noProof/>
        </w:rPr>
        <w:fldChar w:fldCharType="end"/>
      </w:r>
    </w:p>
    <w:p w14:paraId="7C7CEFC3" w14:textId="1C550AE0" w:rsidR="001163D2" w:rsidRDefault="001163D2">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703F35">
        <w:rPr>
          <w:noProof/>
        </w:rPr>
        <w:t>17</w:t>
      </w:r>
      <w:r>
        <w:rPr>
          <w:noProof/>
        </w:rPr>
        <w:fldChar w:fldCharType="end"/>
      </w:r>
    </w:p>
    <w:p w14:paraId="60070E37" w14:textId="574C1E95" w:rsidR="001163D2" w:rsidRDefault="001163D2">
      <w:pPr>
        <w:pStyle w:val="TOC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703F35">
        <w:rPr>
          <w:noProof/>
        </w:rPr>
        <w:t>17</w:t>
      </w:r>
      <w:r>
        <w:rPr>
          <w:noProof/>
        </w:rPr>
        <w:fldChar w:fldCharType="end"/>
      </w:r>
    </w:p>
    <w:p w14:paraId="09B92FEC" w14:textId="4D51D11F" w:rsidR="001163D2" w:rsidRDefault="001163D2">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703F35">
        <w:rPr>
          <w:noProof/>
        </w:rPr>
        <w:t>17</w:t>
      </w:r>
      <w:r>
        <w:rPr>
          <w:noProof/>
        </w:rPr>
        <w:fldChar w:fldCharType="end"/>
      </w:r>
    </w:p>
    <w:p w14:paraId="20701F58" w14:textId="518E8545"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1EC9C37A" w14:textId="77777777" w:rsidR="001163D2" w:rsidRDefault="001163D2">
      <w:pPr>
        <w:pStyle w:val="Heading1"/>
      </w:pPr>
      <w:bookmarkStart w:id="4" w:name="_Toc506458771"/>
      <w:bookmarkStart w:id="5" w:name="_Toc506459137"/>
      <w:commentRangeStart w:id="6"/>
      <w:r>
        <w:t>1. Introduction</w:t>
      </w:r>
      <w:bookmarkEnd w:id="4"/>
      <w:bookmarkEnd w:id="5"/>
    </w:p>
    <w:p w14:paraId="10E392DE" w14:textId="033A3878" w:rsidR="00B01C9D" w:rsidRPr="008F60E7" w:rsidRDefault="001163D2" w:rsidP="008F60E7">
      <w:pPr>
        <w:pStyle w:val="BodyText"/>
      </w:pPr>
      <w:r>
        <w:t xml:space="preserve">The introduction to the Software Requirement Specification (SRS) document should provide an overview of the complete SRS document.  While writing this document please remember that this document should contain </w:t>
      </w:r>
      <w:proofErr w:type="gramStart"/>
      <w:r>
        <w:t>all of</w:t>
      </w:r>
      <w:proofErr w:type="gramEnd"/>
      <w:r>
        <w:t xml:space="preserve"> the information needed by a software engineer to adequately design and implement the software product described by the requirements listed in this document.   (Note: the following subsection annotates are largely </w:t>
      </w:r>
      <w:proofErr w:type="gramStart"/>
      <w:r>
        <w:t>taken  from</w:t>
      </w:r>
      <w:proofErr w:type="gramEnd"/>
      <w:r>
        <w:t xml:space="preserve"> the IEEE Guide to SRS).</w:t>
      </w:r>
      <w:commentRangeEnd w:id="6"/>
      <w:r w:rsidR="00472A65">
        <w:rPr>
          <w:rStyle w:val="CommentReference"/>
        </w:rPr>
        <w:commentReference w:id="6"/>
      </w:r>
      <w:bookmarkStart w:id="7" w:name="_Toc506458772"/>
      <w:bookmarkStart w:id="8" w:name="_Toc506459138"/>
    </w:p>
    <w:p w14:paraId="1923FCFA" w14:textId="77777777" w:rsidR="00CB2941" w:rsidRDefault="00CB2941" w:rsidP="00FF70F0"/>
    <w:p w14:paraId="4134B216" w14:textId="77777777" w:rsidR="00CB2941" w:rsidRPr="00FF70F0" w:rsidRDefault="00CB2941" w:rsidP="00FF70F0"/>
    <w:p w14:paraId="30822614" w14:textId="426AA909" w:rsidR="001163D2" w:rsidRDefault="001163D2">
      <w:pPr>
        <w:pStyle w:val="Heading2"/>
      </w:pPr>
      <w:r>
        <w:t>1.1 Purpose</w:t>
      </w:r>
      <w:bookmarkEnd w:id="7"/>
      <w:bookmarkEnd w:id="8"/>
    </w:p>
    <w:p w14:paraId="0BFBA77C" w14:textId="77777777" w:rsidR="001163D2" w:rsidRDefault="001163D2">
      <w:pPr>
        <w:rPr>
          <w:i/>
        </w:rPr>
      </w:pPr>
      <w:r>
        <w:rPr>
          <w:i/>
        </w:rPr>
        <w:t>What is the purpose of this SRS and the (intended) audience for which it is written.</w:t>
      </w:r>
    </w:p>
    <w:p w14:paraId="3688B307" w14:textId="77777777" w:rsidR="0079040F" w:rsidRDefault="0079040F">
      <w:pPr>
        <w:rPr>
          <w:iCs/>
        </w:rPr>
      </w:pPr>
    </w:p>
    <w:p w14:paraId="7C724862" w14:textId="06F1D8F9" w:rsidR="0079040F" w:rsidRPr="0079040F" w:rsidRDefault="0079040F" w:rsidP="0079040F">
      <w:pPr>
        <w:rPr>
          <w:iCs/>
        </w:rPr>
      </w:pPr>
      <w:r>
        <w:rPr>
          <w:iCs/>
        </w:rPr>
        <w:t xml:space="preserve">The purpose of this document is to document the ways that the </w:t>
      </w:r>
      <w:r w:rsidRPr="0079040F">
        <w:rPr>
          <w:iCs/>
        </w:rPr>
        <w:t>Movie Theater</w:t>
      </w:r>
      <w:r>
        <w:rPr>
          <w:iCs/>
        </w:rPr>
        <w:t xml:space="preserve"> ticketing system </w:t>
      </w:r>
      <w:r w:rsidR="00941480">
        <w:rPr>
          <w:iCs/>
        </w:rPr>
        <w:t xml:space="preserve">functions.   It will document both the back and front end of the ticketing </w:t>
      </w:r>
      <w:r w:rsidR="00D26A9C">
        <w:rPr>
          <w:iCs/>
        </w:rPr>
        <w:t>system and</w:t>
      </w:r>
      <w:r w:rsidR="00941480">
        <w:rPr>
          <w:iCs/>
        </w:rPr>
        <w:t xml:space="preserve"> analyze the ways the user interacts with these components.  It is</w:t>
      </w:r>
      <w:r w:rsidR="00463F3F">
        <w:rPr>
          <w:iCs/>
        </w:rPr>
        <w:t xml:space="preserve"> intended to be used</w:t>
      </w:r>
      <w:r w:rsidR="00984EBB">
        <w:rPr>
          <w:iCs/>
        </w:rPr>
        <w:t xml:space="preserve"> by us when creating the specifications from</w:t>
      </w:r>
      <w:r w:rsidR="00C80419">
        <w:rPr>
          <w:iCs/>
        </w:rPr>
        <w:t xml:space="preserve"> the information our contract</w:t>
      </w:r>
      <w:r w:rsidR="00D011B2">
        <w:rPr>
          <w:iCs/>
        </w:rPr>
        <w:t>o</w:t>
      </w:r>
      <w:r w:rsidR="00995EB3">
        <w:rPr>
          <w:iCs/>
        </w:rPr>
        <w:t>r</w:t>
      </w:r>
      <w:r w:rsidR="00C80419">
        <w:rPr>
          <w:iCs/>
        </w:rPr>
        <w:t xml:space="preserve"> gave us.</w:t>
      </w:r>
      <w:r w:rsidR="00A7287E">
        <w:rPr>
          <w:iCs/>
        </w:rPr>
        <w:t xml:space="preserve">  We will be using the Waterfall Method for the Development of the program.  </w:t>
      </w:r>
    </w:p>
    <w:p w14:paraId="460A6557" w14:textId="474FE07F" w:rsidR="0079040F" w:rsidRPr="0079040F" w:rsidRDefault="0079040F">
      <w:pPr>
        <w:rPr>
          <w:iCs/>
        </w:rPr>
      </w:pPr>
    </w:p>
    <w:p w14:paraId="5054E7D5" w14:textId="77777777" w:rsidR="001163D2" w:rsidRDefault="001163D2">
      <w:pPr>
        <w:pStyle w:val="Heading2"/>
      </w:pPr>
      <w:bookmarkStart w:id="9" w:name="_Toc506458773"/>
      <w:bookmarkStart w:id="10" w:name="_Toc506459139"/>
      <w:r>
        <w:t>1.2 Scope</w:t>
      </w:r>
      <w:bookmarkEnd w:id="9"/>
      <w:bookmarkEnd w:id="10"/>
    </w:p>
    <w:p w14:paraId="644EC186" w14:textId="77777777" w:rsidR="001163D2" w:rsidRDefault="001163D2">
      <w:pPr>
        <w:rPr>
          <w:i/>
        </w:rPr>
      </w:pPr>
      <w:r>
        <w:rPr>
          <w:i/>
        </w:rPr>
        <w:t>This subsection should:</w:t>
      </w:r>
    </w:p>
    <w:p w14:paraId="5D57D554" w14:textId="37241732" w:rsidR="00D011B2" w:rsidRPr="00054910" w:rsidRDefault="001163D2" w:rsidP="00D011B2">
      <w:pPr>
        <w:pStyle w:val="ListParagraph"/>
        <w:numPr>
          <w:ilvl w:val="0"/>
          <w:numId w:val="3"/>
        </w:numPr>
        <w:rPr>
          <w:i/>
        </w:rPr>
      </w:pPr>
      <w:r w:rsidRPr="00D011B2">
        <w:rPr>
          <w:i/>
        </w:rPr>
        <w:t>Identify the software product(s) to be produced by name; for example, Host DBMS, Report Generator, etc</w:t>
      </w:r>
    </w:p>
    <w:p w14:paraId="6794E8CA" w14:textId="77777777" w:rsidR="00D011B2" w:rsidRPr="00D011B2" w:rsidRDefault="00D011B2" w:rsidP="00D011B2">
      <w:pPr>
        <w:rPr>
          <w:i/>
        </w:rPr>
      </w:pPr>
    </w:p>
    <w:p w14:paraId="4307CD96" w14:textId="77777777" w:rsidR="001163D2" w:rsidRDefault="001163D2">
      <w:pPr>
        <w:ind w:left="360" w:hanging="360"/>
        <w:rPr>
          <w:i/>
        </w:rPr>
      </w:pPr>
      <w:r>
        <w:rPr>
          <w:i/>
        </w:rPr>
        <w:t>(2)</w:t>
      </w:r>
      <w:r>
        <w:tab/>
      </w:r>
      <w:r>
        <w:rPr>
          <w:i/>
        </w:rPr>
        <w:t>Explain what the software product(s) will, and, if necessary, will not do</w:t>
      </w:r>
    </w:p>
    <w:p w14:paraId="1D66CB89" w14:textId="77777777" w:rsidR="001163D2" w:rsidRDefault="001163D2">
      <w:pPr>
        <w:ind w:left="360" w:hanging="360"/>
        <w:rPr>
          <w:i/>
        </w:rPr>
      </w:pPr>
      <w:r>
        <w:rPr>
          <w:i/>
        </w:rPr>
        <w:t>(3)</w:t>
      </w:r>
      <w:r>
        <w:tab/>
      </w:r>
      <w:r>
        <w:rPr>
          <w:i/>
        </w:rPr>
        <w:t>Describe the application of the software being specified. As a portion of this, it should:</w:t>
      </w:r>
    </w:p>
    <w:p w14:paraId="0B9B0AA8" w14:textId="77777777" w:rsidR="001163D2" w:rsidRDefault="001163D2">
      <w:pPr>
        <w:ind w:left="720" w:hanging="360"/>
        <w:rPr>
          <w:i/>
        </w:rPr>
      </w:pPr>
      <w:commentRangeStart w:id="11"/>
      <w:r>
        <w:rPr>
          <w:i/>
        </w:rPr>
        <w:t>(a) Describe all relevant benefits, objectives, and goals as precisely as possible. For example, to say that one goal is to provide effective reporting capabilities is not as good as saying parameter-driven, user-definable reports with a 2 h turnaround and on-line entry of user parameters.</w:t>
      </w:r>
      <w:commentRangeEnd w:id="11"/>
      <w:r w:rsidR="00383E49">
        <w:rPr>
          <w:rStyle w:val="CommentReference"/>
        </w:rPr>
        <w:commentReference w:id="11"/>
      </w:r>
    </w:p>
    <w:p w14:paraId="55F4983C" w14:textId="77777777" w:rsidR="001163D2" w:rsidRDefault="001163D2">
      <w:pPr>
        <w:ind w:left="720" w:hanging="360"/>
        <w:rPr>
          <w:i/>
        </w:rPr>
      </w:pPr>
      <w:r>
        <w:rPr>
          <w:i/>
        </w:rPr>
        <w:t>(b) Be consistent with similar statements in higher-level specifications (for example, the System Requirement Specification</w:t>
      </w:r>
      <w:proofErr w:type="gramStart"/>
      <w:r>
        <w:rPr>
          <w:i/>
        </w:rPr>
        <w:t>) ,</w:t>
      </w:r>
      <w:proofErr w:type="gramEnd"/>
      <w:r>
        <w:rPr>
          <w:i/>
        </w:rPr>
        <w:t xml:space="preserve"> if they exist.What is the scope of this software product.</w:t>
      </w:r>
    </w:p>
    <w:p w14:paraId="0D715268" w14:textId="77777777" w:rsidR="00054910" w:rsidRDefault="00054910">
      <w:pPr>
        <w:ind w:left="720" w:hanging="360"/>
        <w:rPr>
          <w:i/>
        </w:rPr>
      </w:pPr>
    </w:p>
    <w:p w14:paraId="1030F14A" w14:textId="77777777" w:rsidR="00054910" w:rsidRDefault="00054910">
      <w:pPr>
        <w:ind w:left="720" w:hanging="360"/>
        <w:rPr>
          <w:i/>
        </w:rPr>
      </w:pPr>
    </w:p>
    <w:p w14:paraId="2729E677" w14:textId="2353B73A" w:rsidR="00D063C3" w:rsidRDefault="00054910" w:rsidP="00054910">
      <w:pPr>
        <w:rPr>
          <w:iCs/>
        </w:rPr>
      </w:pPr>
      <w:r>
        <w:rPr>
          <w:iCs/>
        </w:rPr>
        <w:t xml:space="preserve">This project </w:t>
      </w:r>
      <w:r w:rsidR="009D104A">
        <w:rPr>
          <w:iCs/>
        </w:rPr>
        <w:t>uses</w:t>
      </w:r>
      <w:r>
        <w:rPr>
          <w:iCs/>
        </w:rPr>
        <w:t xml:space="preserve"> a client</w:t>
      </w:r>
      <w:r w:rsidR="002604A7">
        <w:rPr>
          <w:iCs/>
        </w:rPr>
        <w:t>-</w:t>
      </w:r>
      <w:r>
        <w:rPr>
          <w:iCs/>
        </w:rPr>
        <w:t>server mode</w:t>
      </w:r>
      <w:r w:rsidR="00F07CD3">
        <w:rPr>
          <w:iCs/>
        </w:rPr>
        <w:t xml:space="preserve">l </w:t>
      </w:r>
      <w:r w:rsidR="00820875">
        <w:rPr>
          <w:iCs/>
        </w:rPr>
        <w:t>to allow</w:t>
      </w:r>
      <w:r w:rsidR="00815DF5">
        <w:rPr>
          <w:iCs/>
        </w:rPr>
        <w:t xml:space="preserve"> user</w:t>
      </w:r>
      <w:r w:rsidR="00820875">
        <w:rPr>
          <w:iCs/>
        </w:rPr>
        <w:t>s</w:t>
      </w:r>
      <w:r w:rsidR="00815DF5">
        <w:rPr>
          <w:iCs/>
        </w:rPr>
        <w:t xml:space="preserve"> to b</w:t>
      </w:r>
      <w:r w:rsidR="00F02E0E">
        <w:rPr>
          <w:iCs/>
        </w:rPr>
        <w:t>u</w:t>
      </w:r>
      <w:r w:rsidR="00815DF5">
        <w:rPr>
          <w:iCs/>
        </w:rPr>
        <w:t>y tickets from the ven</w:t>
      </w:r>
      <w:r w:rsidR="00C11428">
        <w:rPr>
          <w:iCs/>
        </w:rPr>
        <w:t xml:space="preserve">dor.  </w:t>
      </w:r>
      <w:r w:rsidR="00501F1D">
        <w:rPr>
          <w:iCs/>
        </w:rPr>
        <w:t>To do this three sep</w:t>
      </w:r>
      <w:r w:rsidR="00D608F8">
        <w:rPr>
          <w:iCs/>
        </w:rPr>
        <w:t>ara</w:t>
      </w:r>
      <w:r w:rsidR="00501F1D">
        <w:rPr>
          <w:iCs/>
        </w:rPr>
        <w:t xml:space="preserve">te </w:t>
      </w:r>
      <w:r w:rsidR="0040484B">
        <w:rPr>
          <w:iCs/>
        </w:rPr>
        <w:t>software’s</w:t>
      </w:r>
      <w:r w:rsidR="003D792C">
        <w:rPr>
          <w:iCs/>
        </w:rPr>
        <w:t xml:space="preserve"> </w:t>
      </w:r>
      <w:r w:rsidR="00501F1D">
        <w:rPr>
          <w:iCs/>
        </w:rPr>
        <w:t xml:space="preserve">will be designed that will work together to allow </w:t>
      </w:r>
      <w:r w:rsidR="00D608F8">
        <w:rPr>
          <w:iCs/>
        </w:rPr>
        <w:t>users to int</w:t>
      </w:r>
      <w:r w:rsidR="00A83BBB">
        <w:rPr>
          <w:iCs/>
        </w:rPr>
        <w:t>e</w:t>
      </w:r>
      <w:r w:rsidR="00D608F8">
        <w:rPr>
          <w:iCs/>
        </w:rPr>
        <w:t>ract with the ticket vend</w:t>
      </w:r>
      <w:r w:rsidR="00A83BBB">
        <w:rPr>
          <w:iCs/>
        </w:rPr>
        <w:t>o</w:t>
      </w:r>
      <w:r w:rsidR="00D608F8">
        <w:rPr>
          <w:iCs/>
        </w:rPr>
        <w:t>r both in person and onl</w:t>
      </w:r>
      <w:r w:rsidR="00993262">
        <w:rPr>
          <w:iCs/>
        </w:rPr>
        <w:t xml:space="preserve">ine.  </w:t>
      </w:r>
      <w:r w:rsidR="00CF7495">
        <w:rPr>
          <w:iCs/>
        </w:rPr>
        <w:t xml:space="preserve">Ticket </w:t>
      </w:r>
      <w:r w:rsidR="00F63D0F">
        <w:rPr>
          <w:iCs/>
        </w:rPr>
        <w:t xml:space="preserve">Server will be the </w:t>
      </w:r>
      <w:r w:rsidR="00F63D0F">
        <w:t>software</w:t>
      </w:r>
      <w:r w:rsidR="00F63D0F">
        <w:rPr>
          <w:iCs/>
        </w:rPr>
        <w:t xml:space="preserve"> that runs on the</w:t>
      </w:r>
      <w:r w:rsidR="008A3ADD">
        <w:rPr>
          <w:iCs/>
        </w:rPr>
        <w:t xml:space="preserve"> </w:t>
      </w:r>
      <w:r w:rsidR="001A40B0">
        <w:rPr>
          <w:iCs/>
        </w:rPr>
        <w:t>server</w:t>
      </w:r>
      <w:r w:rsidR="00F63D0F">
        <w:rPr>
          <w:iCs/>
        </w:rPr>
        <w:t xml:space="preserve"> end.</w:t>
      </w:r>
      <w:r w:rsidR="00437A12">
        <w:rPr>
          <w:iCs/>
        </w:rPr>
        <w:t xml:space="preserve">   It will be responsible for</w:t>
      </w:r>
      <w:r w:rsidR="00AE25DA">
        <w:rPr>
          <w:iCs/>
        </w:rPr>
        <w:t xml:space="preserve"> a few different tasks that are split into subprograms.</w:t>
      </w:r>
      <w:r w:rsidR="00437A12">
        <w:rPr>
          <w:iCs/>
        </w:rPr>
        <w:t xml:space="preserve"> </w:t>
      </w:r>
      <w:r w:rsidR="00AE25DA">
        <w:rPr>
          <w:iCs/>
        </w:rPr>
        <w:t>One task is inde</w:t>
      </w:r>
      <w:r w:rsidR="003D792C">
        <w:rPr>
          <w:iCs/>
        </w:rPr>
        <w:t xml:space="preserve">xing past </w:t>
      </w:r>
      <w:r w:rsidR="00437A12">
        <w:rPr>
          <w:iCs/>
        </w:rPr>
        <w:t>and current</w:t>
      </w:r>
      <w:r w:rsidR="006553FD">
        <w:rPr>
          <w:iCs/>
        </w:rPr>
        <w:t>ly</w:t>
      </w:r>
      <w:r w:rsidR="00437A12">
        <w:rPr>
          <w:iCs/>
        </w:rPr>
        <w:t xml:space="preserve"> avai</w:t>
      </w:r>
      <w:r w:rsidR="00041D2E">
        <w:rPr>
          <w:iCs/>
        </w:rPr>
        <w:t>la</w:t>
      </w:r>
      <w:r w:rsidR="00437A12">
        <w:rPr>
          <w:iCs/>
        </w:rPr>
        <w:t>ble movie</w:t>
      </w:r>
      <w:r w:rsidR="0003322E">
        <w:rPr>
          <w:iCs/>
        </w:rPr>
        <w:t>s</w:t>
      </w:r>
      <w:r w:rsidR="006553FD">
        <w:rPr>
          <w:iCs/>
        </w:rPr>
        <w:t xml:space="preserve"> including their </w:t>
      </w:r>
      <w:r w:rsidR="007549DC">
        <w:rPr>
          <w:iCs/>
        </w:rPr>
        <w:t>descrip</w:t>
      </w:r>
      <w:r w:rsidR="003D792C">
        <w:rPr>
          <w:iCs/>
        </w:rPr>
        <w:t>tions</w:t>
      </w:r>
      <w:r w:rsidR="00AE25DA">
        <w:rPr>
          <w:iCs/>
        </w:rPr>
        <w:t>.  This means that it will</w:t>
      </w:r>
      <w:r w:rsidR="00DD4DE8">
        <w:rPr>
          <w:iCs/>
        </w:rPr>
        <w:t xml:space="preserve"> add movie</w:t>
      </w:r>
      <w:r w:rsidR="009D104A">
        <w:rPr>
          <w:iCs/>
        </w:rPr>
        <w:t>/movie descriptions</w:t>
      </w:r>
      <w:r w:rsidR="00DD4DE8">
        <w:rPr>
          <w:iCs/>
        </w:rPr>
        <w:t xml:space="preserve"> to its currently playing library at the admin’s request or allow for an admin to upload a new movie</w:t>
      </w:r>
      <w:r w:rsidR="009D104A">
        <w:rPr>
          <w:iCs/>
        </w:rPr>
        <w:t xml:space="preserve">/movie description </w:t>
      </w:r>
      <w:r w:rsidR="00DD4DE8">
        <w:rPr>
          <w:iCs/>
        </w:rPr>
        <w:t>to it.   No movies that are uploaded will be deleted by default</w:t>
      </w:r>
      <w:r w:rsidR="009D104A">
        <w:rPr>
          <w:iCs/>
        </w:rPr>
        <w:t xml:space="preserve"> when new movie/movie descriptions are uploaded</w:t>
      </w:r>
      <w:r w:rsidR="00DD4DE8">
        <w:rPr>
          <w:iCs/>
        </w:rPr>
        <w:t xml:space="preserve">.  </w:t>
      </w:r>
      <w:r w:rsidR="009D104A">
        <w:rPr>
          <w:iCs/>
        </w:rPr>
        <w:t>A second task the servers will be responsible for is loading randomized clips of trailers that will be accessible to the client with a URL.</w:t>
      </w:r>
      <w:r w:rsidR="00FA7465">
        <w:rPr>
          <w:iCs/>
        </w:rPr>
        <w:t xml:space="preserve">  The</w:t>
      </w:r>
      <w:r w:rsidR="00D202CB">
        <w:rPr>
          <w:iCs/>
        </w:rPr>
        <w:t xml:space="preserve"> server will have a timer set for the length of the video</w:t>
      </w:r>
      <w:r w:rsidR="003D792C">
        <w:rPr>
          <w:iCs/>
        </w:rPr>
        <w:t xml:space="preserve"> and ro</w:t>
      </w:r>
      <w:r w:rsidR="0070070E">
        <w:rPr>
          <w:iCs/>
        </w:rPr>
        <w:t>tate</w:t>
      </w:r>
      <w:r w:rsidR="00D202CB">
        <w:rPr>
          <w:iCs/>
        </w:rPr>
        <w:t xml:space="preserve"> </w:t>
      </w:r>
      <w:r w:rsidR="0070070E">
        <w:rPr>
          <w:iCs/>
        </w:rPr>
        <w:t xml:space="preserve">the </w:t>
      </w:r>
      <w:r w:rsidR="00D202CB">
        <w:rPr>
          <w:iCs/>
        </w:rPr>
        <w:t xml:space="preserve">videos it is serving to the client every </w:t>
      </w:r>
      <w:r w:rsidR="005609BB">
        <w:rPr>
          <w:iCs/>
        </w:rPr>
        <w:t xml:space="preserve">time this timer ends. </w:t>
      </w:r>
      <w:r w:rsidR="00FA7465">
        <w:rPr>
          <w:iCs/>
        </w:rPr>
        <w:t>A second URL will display</w:t>
      </w:r>
      <w:r w:rsidR="005609BB">
        <w:rPr>
          <w:iCs/>
        </w:rPr>
        <w:t xml:space="preserve"> the timer value in plain text</w:t>
      </w:r>
      <w:r w:rsidR="003366B9">
        <w:rPr>
          <w:iCs/>
        </w:rPr>
        <w:t xml:space="preserve">.   </w:t>
      </w:r>
      <w:r w:rsidR="00771A87">
        <w:rPr>
          <w:iCs/>
        </w:rPr>
        <w:t>Both</w:t>
      </w:r>
      <w:r w:rsidR="003366B9">
        <w:rPr>
          <w:iCs/>
        </w:rPr>
        <w:t xml:space="preserve"> will be used by the client</w:t>
      </w:r>
      <w:r w:rsidR="00771A87">
        <w:rPr>
          <w:iCs/>
        </w:rPr>
        <w:t>s</w:t>
      </w:r>
      <w:r w:rsidR="003366B9">
        <w:rPr>
          <w:iCs/>
        </w:rPr>
        <w:t xml:space="preserve"> to display the trailers</w:t>
      </w:r>
      <w:r w:rsidR="00771A87">
        <w:rPr>
          <w:iCs/>
        </w:rPr>
        <w:t xml:space="preserve"> to the user.   A third functionality will be that the server will provide information about any movie currently playing to the client when it is requested.  This will be search</w:t>
      </w:r>
      <w:r w:rsidR="00C9477E">
        <w:rPr>
          <w:iCs/>
        </w:rPr>
        <w:t>ed</w:t>
      </w:r>
      <w:r w:rsidR="00771A87">
        <w:rPr>
          <w:iCs/>
        </w:rPr>
        <w:t xml:space="preserve"> either by the current playing index</w:t>
      </w:r>
      <w:r w:rsidR="00C9477E">
        <w:rPr>
          <w:iCs/>
        </w:rPr>
        <w:t xml:space="preserve"> or the name of the movie.   </w:t>
      </w:r>
    </w:p>
    <w:p w14:paraId="022C4F0D" w14:textId="77777777" w:rsidR="00D063C3" w:rsidRDefault="00D063C3" w:rsidP="00054910">
      <w:pPr>
        <w:rPr>
          <w:iCs/>
        </w:rPr>
      </w:pPr>
    </w:p>
    <w:p w14:paraId="468DAE59" w14:textId="78E15466" w:rsidR="00054910" w:rsidRDefault="00D063C3" w:rsidP="00054910">
      <w:pPr>
        <w:rPr>
          <w:iCs/>
        </w:rPr>
      </w:pPr>
      <w:r>
        <w:rPr>
          <w:iCs/>
        </w:rPr>
        <w:tab/>
      </w:r>
      <w:r w:rsidR="00C9477E">
        <w:rPr>
          <w:iCs/>
        </w:rPr>
        <w:t xml:space="preserve">The first of the two clients will be called </w:t>
      </w:r>
      <w:r w:rsidR="000962AB">
        <w:rPr>
          <w:iCs/>
        </w:rPr>
        <w:t>Ticket Sales A</w:t>
      </w:r>
      <w:r w:rsidR="00C9477E">
        <w:rPr>
          <w:iCs/>
        </w:rPr>
        <w:t>nywhere.  It will allow users to b</w:t>
      </w:r>
      <w:r w:rsidR="000962AB">
        <w:rPr>
          <w:iCs/>
        </w:rPr>
        <w:t>u</w:t>
      </w:r>
      <w:r w:rsidR="00C9477E">
        <w:rPr>
          <w:iCs/>
        </w:rPr>
        <w:t>y tickets from anywhere based on the</w:t>
      </w:r>
      <w:r w:rsidR="000962AB">
        <w:rPr>
          <w:iCs/>
        </w:rPr>
        <w:t>ir</w:t>
      </w:r>
      <w:r w:rsidR="00C9477E">
        <w:rPr>
          <w:iCs/>
        </w:rPr>
        <w:t xml:space="preserve"> requested order.</w:t>
      </w:r>
      <w:r w:rsidR="008B22CD">
        <w:rPr>
          <w:iCs/>
        </w:rPr>
        <w:t xml:space="preserve">   </w:t>
      </w:r>
    </w:p>
    <w:p w14:paraId="355E843D" w14:textId="77777777" w:rsidR="008B22CD" w:rsidRDefault="008B22CD" w:rsidP="00054910">
      <w:pPr>
        <w:rPr>
          <w:iCs/>
        </w:rPr>
      </w:pPr>
    </w:p>
    <w:p w14:paraId="689EF114" w14:textId="77777777" w:rsidR="00FC6855" w:rsidRDefault="00FC6855" w:rsidP="00054910">
      <w:pPr>
        <w:rPr>
          <w:iCs/>
        </w:rPr>
      </w:pPr>
    </w:p>
    <w:p w14:paraId="00EB2087" w14:textId="5EB33A8C" w:rsidR="008B22CD" w:rsidRDefault="00FC6855" w:rsidP="00FC6855">
      <w:pPr>
        <w:jc w:val="center"/>
        <w:rPr>
          <w:iCs/>
        </w:rPr>
      </w:pPr>
      <w:r>
        <w:rPr>
          <w:iCs/>
        </w:rPr>
        <w:t xml:space="preserve">&lt;Images are </w:t>
      </w:r>
      <w:r w:rsidR="00873A4B">
        <w:rPr>
          <w:iCs/>
        </w:rPr>
        <w:t xml:space="preserve">the </w:t>
      </w:r>
      <w:r>
        <w:rPr>
          <w:iCs/>
        </w:rPr>
        <w:t xml:space="preserve">rough draft of </w:t>
      </w:r>
      <w:r w:rsidR="00873A4B">
        <w:rPr>
          <w:iCs/>
        </w:rPr>
        <w:t xml:space="preserve">the </w:t>
      </w:r>
      <w:r>
        <w:rPr>
          <w:iCs/>
        </w:rPr>
        <w:t>storyboard&gt;</w:t>
      </w:r>
    </w:p>
    <w:p w14:paraId="7BF12B66" w14:textId="77777777" w:rsidR="00FC6855" w:rsidRDefault="00FC6855" w:rsidP="00FC6855">
      <w:pPr>
        <w:jc w:val="center"/>
        <w:rPr>
          <w:iCs/>
        </w:rPr>
      </w:pPr>
    </w:p>
    <w:p w14:paraId="2ECDF76D" w14:textId="53059E24" w:rsidR="008B22CD" w:rsidRDefault="008C4E36" w:rsidP="00054910">
      <w:pPr>
        <w:rPr>
          <w:iCs/>
        </w:rPr>
      </w:pPr>
      <w:r>
        <w:rPr>
          <w:iCs/>
          <w:noProof/>
        </w:rPr>
        <mc:AlternateContent>
          <mc:Choice Requires="wpi">
            <w:drawing>
              <wp:anchor distT="0" distB="0" distL="114300" distR="114300" simplePos="0" relativeHeight="251658240" behindDoc="0" locked="0" layoutInCell="1" allowOverlap="1" wp14:anchorId="0FC19C91" wp14:editId="646E5789">
                <wp:simplePos x="0" y="0"/>
                <wp:positionH relativeFrom="column">
                  <wp:posOffset>94615</wp:posOffset>
                </wp:positionH>
                <wp:positionV relativeFrom="paragraph">
                  <wp:posOffset>4298315</wp:posOffset>
                </wp:positionV>
                <wp:extent cx="560850" cy="739775"/>
                <wp:effectExtent l="38100" t="38100" r="0" b="47625"/>
                <wp:wrapNone/>
                <wp:docPr id="287375722"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560850" cy="739775"/>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5967F5D">
              <v:shapetype id="_x0000_t75" coordsize="21600,21600" filled="f" stroked="f" o:spt="75" o:preferrelative="t" path="m@4@5l@4@11@9@11@9@5xe" w14:anchorId="0D3EBD5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2" style="position:absolute;margin-left:6.75pt;margin-top:337.75pt;width:45.55pt;height:59.6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">
                <v:imagedata o:title="" r:id="rId21"/>
              </v:shape>
            </w:pict>
          </mc:Fallback>
        </mc:AlternateContent>
      </w:r>
      <w:r w:rsidR="00B76482">
        <w:rPr>
          <w:iCs/>
          <w:noProof/>
        </w:rPr>
        <w:drawing>
          <wp:inline distT="0" distB="0" distL="0" distR="0" wp14:anchorId="5A26C389" wp14:editId="35DAFD28">
            <wp:extent cx="5943600" cy="4721225"/>
            <wp:effectExtent l="0" t="0" r="0" b="3175"/>
            <wp:docPr id="98998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7170" name="Picture 989987170"/>
                    <pic:cNvPicPr/>
                  </pic:nvPicPr>
                  <pic:blipFill>
                    <a:blip r:embed="rId22">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inline>
        </w:drawing>
      </w:r>
    </w:p>
    <w:p w14:paraId="58A9E28B" w14:textId="77777777" w:rsidR="00A956C7" w:rsidRDefault="00A956C7" w:rsidP="00054910">
      <w:pPr>
        <w:rPr>
          <w:iCs/>
        </w:rPr>
      </w:pPr>
    </w:p>
    <w:p w14:paraId="211AF23D" w14:textId="77777777" w:rsidR="00A956C7" w:rsidRDefault="00A956C7" w:rsidP="00054910">
      <w:pPr>
        <w:rPr>
          <w:iCs/>
        </w:rPr>
      </w:pPr>
    </w:p>
    <w:p w14:paraId="69437D5C" w14:textId="0D13CBCF" w:rsidR="008B22CD" w:rsidRDefault="00032FBC" w:rsidP="00054910">
      <w:pPr>
        <w:rPr>
          <w:iCs/>
        </w:rPr>
      </w:pPr>
      <w:r>
        <w:rPr>
          <w:iCs/>
        </w:rPr>
        <w:t>This</w:t>
      </w:r>
      <w:r w:rsidR="00573CB4">
        <w:rPr>
          <w:iCs/>
        </w:rPr>
        <w:t xml:space="preserve"> page </w:t>
      </w:r>
      <w:r w:rsidR="00A956C7">
        <w:rPr>
          <w:iCs/>
        </w:rPr>
        <w:t>allows</w:t>
      </w:r>
      <w:r w:rsidR="00573CB4">
        <w:rPr>
          <w:iCs/>
        </w:rPr>
        <w:t xml:space="preserve"> people to see movies currently pla</w:t>
      </w:r>
      <w:r w:rsidR="00A956C7">
        <w:rPr>
          <w:iCs/>
        </w:rPr>
        <w:t>y</w:t>
      </w:r>
      <w:r w:rsidR="008C4E36">
        <w:rPr>
          <w:iCs/>
        </w:rPr>
        <w:t xml:space="preserve">ing.  </w:t>
      </w:r>
      <w:r w:rsidR="00B44C99">
        <w:rPr>
          <w:iCs/>
        </w:rPr>
        <w:t>It will display a current stream of movie trail</w:t>
      </w:r>
      <w:r w:rsidR="002944C2">
        <w:rPr>
          <w:iCs/>
        </w:rPr>
        <w:t>ers</w:t>
      </w:r>
      <w:r w:rsidR="00873A4B">
        <w:rPr>
          <w:iCs/>
        </w:rPr>
        <w:t xml:space="preserve"> </w:t>
      </w:r>
      <w:r w:rsidR="005A1682">
        <w:rPr>
          <w:iCs/>
        </w:rPr>
        <w:t>that the th</w:t>
      </w:r>
      <w:r w:rsidR="00850DBC">
        <w:rPr>
          <w:iCs/>
        </w:rPr>
        <w:t>e</w:t>
      </w:r>
      <w:r w:rsidR="00177217">
        <w:rPr>
          <w:iCs/>
        </w:rPr>
        <w:t>at</w:t>
      </w:r>
      <w:r w:rsidR="002944C2">
        <w:rPr>
          <w:iCs/>
        </w:rPr>
        <w:t>re</w:t>
      </w:r>
      <w:r w:rsidR="005A1682">
        <w:rPr>
          <w:iCs/>
        </w:rPr>
        <w:t xml:space="preserve"> is current</w:t>
      </w:r>
      <w:r w:rsidR="002944C2">
        <w:rPr>
          <w:iCs/>
        </w:rPr>
        <w:t>ly</w:t>
      </w:r>
      <w:r w:rsidR="005A1682">
        <w:rPr>
          <w:iCs/>
        </w:rPr>
        <w:t xml:space="preserve"> playing or</w:t>
      </w:r>
      <w:r w:rsidR="00177217">
        <w:rPr>
          <w:iCs/>
        </w:rPr>
        <w:t xml:space="preserve"> movies that have been</w:t>
      </w:r>
      <w:r w:rsidR="005A1682">
        <w:rPr>
          <w:iCs/>
        </w:rPr>
        <w:t xml:space="preserve"> played in the past</w:t>
      </w:r>
      <w:r w:rsidR="00850DBC">
        <w:rPr>
          <w:iCs/>
        </w:rPr>
        <w:t>.</w:t>
      </w:r>
      <w:r w:rsidR="002944C2">
        <w:rPr>
          <w:iCs/>
        </w:rPr>
        <w:t xml:space="preserve">  It will also allow users to select from one of the current movies that are playing in theaters. Hovering over a title will bring up a trailer and descr</w:t>
      </w:r>
      <w:r w:rsidR="006E37D7">
        <w:rPr>
          <w:iCs/>
        </w:rPr>
        <w:t>ip</w:t>
      </w:r>
      <w:r w:rsidR="002944C2">
        <w:rPr>
          <w:iCs/>
        </w:rPr>
        <w:t>tion of the mo</w:t>
      </w:r>
      <w:r w:rsidR="00FF602A">
        <w:rPr>
          <w:iCs/>
        </w:rPr>
        <w:t xml:space="preserve">vie.  If </w:t>
      </w:r>
      <w:r w:rsidR="00ED1087">
        <w:rPr>
          <w:iCs/>
        </w:rPr>
        <w:t>the user clicks</w:t>
      </w:r>
      <w:r w:rsidR="00FF602A">
        <w:rPr>
          <w:iCs/>
        </w:rPr>
        <w:t xml:space="preserve"> </w:t>
      </w:r>
      <w:proofErr w:type="gramStart"/>
      <w:r w:rsidR="00FF602A">
        <w:rPr>
          <w:iCs/>
        </w:rPr>
        <w:t>buy</w:t>
      </w:r>
      <w:proofErr w:type="gramEnd"/>
      <w:r w:rsidR="00FF602A">
        <w:rPr>
          <w:iCs/>
        </w:rPr>
        <w:t xml:space="preserve"> then they will get sent to the buy now screen without any info about the current movie they have selected in </w:t>
      </w:r>
      <w:r w:rsidR="0095432B">
        <w:rPr>
          <w:iCs/>
        </w:rPr>
        <w:t xml:space="preserve">the </w:t>
      </w:r>
      <w:r w:rsidR="00FF602A">
        <w:rPr>
          <w:iCs/>
        </w:rPr>
        <w:t xml:space="preserve">website catch if not they will click on the movie they want and then get set to the buy now screen with the movie they wanted loaded into the website catch.  </w:t>
      </w:r>
    </w:p>
    <w:p w14:paraId="02837384" w14:textId="77777777" w:rsidR="008B22CD" w:rsidRDefault="008B22CD" w:rsidP="00054910">
      <w:pPr>
        <w:rPr>
          <w:iCs/>
        </w:rPr>
      </w:pPr>
    </w:p>
    <w:p w14:paraId="0D16DA59" w14:textId="77777777" w:rsidR="00FC6855" w:rsidRDefault="00FC6855" w:rsidP="00054910">
      <w:pPr>
        <w:rPr>
          <w:iCs/>
        </w:rPr>
      </w:pPr>
    </w:p>
    <w:p w14:paraId="033A4B21" w14:textId="77777777" w:rsidR="00FC6855" w:rsidRDefault="00FC6855" w:rsidP="00054910">
      <w:pPr>
        <w:rPr>
          <w:iCs/>
        </w:rPr>
      </w:pPr>
    </w:p>
    <w:p w14:paraId="1412D2F6" w14:textId="77777777" w:rsidR="00FC6855" w:rsidRDefault="00FC6855" w:rsidP="00054910">
      <w:pPr>
        <w:rPr>
          <w:iCs/>
        </w:rPr>
      </w:pPr>
    </w:p>
    <w:p w14:paraId="30A6BC61" w14:textId="77777777" w:rsidR="00FC6855" w:rsidRDefault="00FC6855" w:rsidP="00054910">
      <w:pPr>
        <w:rPr>
          <w:iCs/>
        </w:rPr>
      </w:pPr>
    </w:p>
    <w:p w14:paraId="123CBD08" w14:textId="77777777" w:rsidR="00FC6855" w:rsidRDefault="00FC6855" w:rsidP="00054910">
      <w:pPr>
        <w:rPr>
          <w:iCs/>
        </w:rPr>
      </w:pPr>
    </w:p>
    <w:p w14:paraId="2A887FA8" w14:textId="77777777" w:rsidR="00FC6855" w:rsidRDefault="00FC6855" w:rsidP="00054910">
      <w:pPr>
        <w:rPr>
          <w:iCs/>
        </w:rPr>
      </w:pPr>
    </w:p>
    <w:p w14:paraId="059B06AD" w14:textId="77777777" w:rsidR="00FC6855" w:rsidRDefault="00FC6855" w:rsidP="00054910">
      <w:pPr>
        <w:rPr>
          <w:iCs/>
        </w:rPr>
      </w:pPr>
    </w:p>
    <w:p w14:paraId="5E73BD36" w14:textId="741522FA" w:rsidR="00FC6855" w:rsidRDefault="00FC6855" w:rsidP="00FC6855">
      <w:pPr>
        <w:jc w:val="center"/>
        <w:rPr>
          <w:iCs/>
        </w:rPr>
      </w:pPr>
      <w:r>
        <w:rPr>
          <w:iCs/>
        </w:rPr>
        <w:t xml:space="preserve">&lt;Images are </w:t>
      </w:r>
      <w:r w:rsidR="00345A6B">
        <w:rPr>
          <w:iCs/>
        </w:rPr>
        <w:t xml:space="preserve">the </w:t>
      </w:r>
      <w:r>
        <w:rPr>
          <w:iCs/>
        </w:rPr>
        <w:t>rough draft</w:t>
      </w:r>
      <w:r w:rsidR="00345A6B">
        <w:rPr>
          <w:iCs/>
        </w:rPr>
        <w:t xml:space="preserve"> of the </w:t>
      </w:r>
      <w:r>
        <w:rPr>
          <w:iCs/>
        </w:rPr>
        <w:t>storyboard&gt;</w:t>
      </w:r>
    </w:p>
    <w:p w14:paraId="7893BE98" w14:textId="77777777" w:rsidR="00FC6855" w:rsidRDefault="00FC6855" w:rsidP="00054910">
      <w:pPr>
        <w:rPr>
          <w:iCs/>
        </w:rPr>
      </w:pPr>
    </w:p>
    <w:p w14:paraId="20D2264D" w14:textId="563A13CF" w:rsidR="008B22CD" w:rsidRDefault="00B54A21" w:rsidP="00054910">
      <w:pPr>
        <w:rPr>
          <w:iCs/>
        </w:rPr>
      </w:pPr>
      <w:r>
        <w:rPr>
          <w:iCs/>
        </w:rPr>
        <w:drawing>
          <wp:inline distT="0" distB="0" distL="0" distR="0" wp14:anchorId="451C1F3F" wp14:editId="46A6C43F">
            <wp:extent cx="5943600" cy="4558665"/>
            <wp:effectExtent l="0" t="0" r="0" b="635"/>
            <wp:docPr id="144744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p>
    <w:p w14:paraId="5D61256B" w14:textId="77777777" w:rsidR="002617AE" w:rsidRDefault="002617AE" w:rsidP="00054910">
      <w:pPr>
        <w:rPr>
          <w:iCs/>
        </w:rPr>
      </w:pPr>
    </w:p>
    <w:p w14:paraId="23C82481" w14:textId="20B18955" w:rsidR="002617AE" w:rsidRDefault="0095432B" w:rsidP="00054910">
      <w:pPr>
        <w:rPr>
          <w:iCs/>
        </w:rPr>
      </w:pPr>
      <w:r>
        <w:rPr>
          <w:iCs/>
        </w:rPr>
        <w:tab/>
      </w:r>
      <w:r w:rsidR="002617AE">
        <w:rPr>
          <w:iCs/>
        </w:rPr>
        <w:t>This screen is responsible for letting a user pick out a ticket or tickets if they have no</w:t>
      </w:r>
      <w:r w:rsidR="006F0F4F">
        <w:rPr>
          <w:iCs/>
        </w:rPr>
        <w:t>t</w:t>
      </w:r>
      <w:r w:rsidR="002617AE">
        <w:rPr>
          <w:iCs/>
        </w:rPr>
        <w:t xml:space="preserve"> already.  It then takes </w:t>
      </w:r>
      <w:r w:rsidR="00A956C7">
        <w:rPr>
          <w:iCs/>
        </w:rPr>
        <w:t>their</w:t>
      </w:r>
      <w:r w:rsidR="002617AE">
        <w:rPr>
          <w:iCs/>
        </w:rPr>
        <w:t xml:space="preserve"> membership </w:t>
      </w:r>
      <w:r w:rsidR="006F0F4F">
        <w:rPr>
          <w:iCs/>
        </w:rPr>
        <w:t>ID</w:t>
      </w:r>
      <w:r w:rsidR="002617AE">
        <w:rPr>
          <w:iCs/>
        </w:rPr>
        <w:t xml:space="preserve"> for iden</w:t>
      </w:r>
      <w:r w:rsidR="00694826">
        <w:rPr>
          <w:iCs/>
        </w:rPr>
        <w:t>tif</w:t>
      </w:r>
      <w:r w:rsidR="002617AE">
        <w:rPr>
          <w:iCs/>
        </w:rPr>
        <w:t>ication purposes and the</w:t>
      </w:r>
      <w:r w:rsidR="00694826">
        <w:rPr>
          <w:iCs/>
        </w:rPr>
        <w:t>ir</w:t>
      </w:r>
      <w:r w:rsidR="002617AE">
        <w:rPr>
          <w:iCs/>
        </w:rPr>
        <w:t xml:space="preserve"> credit card info</w:t>
      </w:r>
      <w:r w:rsidR="00694826">
        <w:rPr>
          <w:iCs/>
        </w:rPr>
        <w:t xml:space="preserve"> using </w:t>
      </w:r>
      <w:r w:rsidR="006F0F4F">
        <w:rPr>
          <w:iCs/>
        </w:rPr>
        <w:t>Pay</w:t>
      </w:r>
      <w:r w:rsidR="00A80151">
        <w:rPr>
          <w:iCs/>
        </w:rPr>
        <w:t>P</w:t>
      </w:r>
      <w:r w:rsidR="006F0F4F">
        <w:rPr>
          <w:iCs/>
        </w:rPr>
        <w:t>al.  When the submit button is hit the system</w:t>
      </w:r>
      <w:r w:rsidR="00200857">
        <w:rPr>
          <w:iCs/>
        </w:rPr>
        <w:t xml:space="preserve"> will place this information from the form into the website c</w:t>
      </w:r>
      <w:r w:rsidR="00A80151">
        <w:rPr>
          <w:iCs/>
        </w:rPr>
        <w:t>atch and then go to the URL of the “thanks for ordering screen”.</w:t>
      </w:r>
      <w:r w:rsidR="00145362">
        <w:rPr>
          <w:iCs/>
        </w:rPr>
        <w:t xml:space="preserve">  </w:t>
      </w:r>
    </w:p>
    <w:p w14:paraId="333902FC" w14:textId="77777777" w:rsidR="0095432B" w:rsidRDefault="0095432B" w:rsidP="00054910">
      <w:pPr>
        <w:rPr>
          <w:iCs/>
        </w:rPr>
      </w:pPr>
    </w:p>
    <w:p w14:paraId="7A09C16E" w14:textId="77777777" w:rsidR="0095432B" w:rsidRDefault="0095432B" w:rsidP="00054910">
      <w:pPr>
        <w:rPr>
          <w:iCs/>
        </w:rPr>
      </w:pPr>
    </w:p>
    <w:p w14:paraId="4CD14292" w14:textId="77777777" w:rsidR="00FC6855" w:rsidRDefault="00FC6855" w:rsidP="00054910">
      <w:pPr>
        <w:rPr>
          <w:iCs/>
        </w:rPr>
      </w:pPr>
    </w:p>
    <w:p w14:paraId="2877E40B" w14:textId="2CC0FF6D" w:rsidR="00FC6855" w:rsidRDefault="00FC6855" w:rsidP="00FC6855">
      <w:pPr>
        <w:jc w:val="center"/>
        <w:rPr>
          <w:iCs/>
        </w:rPr>
      </w:pPr>
      <w:r>
        <w:rPr>
          <w:iCs/>
        </w:rPr>
        <w:t xml:space="preserve">&lt;Images are </w:t>
      </w:r>
      <w:r w:rsidR="00345A6B">
        <w:rPr>
          <w:iCs/>
        </w:rPr>
        <w:t xml:space="preserve">the </w:t>
      </w:r>
      <w:r>
        <w:rPr>
          <w:iCs/>
        </w:rPr>
        <w:t>rough</w:t>
      </w:r>
      <w:r w:rsidR="00345A6B">
        <w:rPr>
          <w:iCs/>
        </w:rPr>
        <w:t xml:space="preserve"> draft of the </w:t>
      </w:r>
      <w:r>
        <w:rPr>
          <w:iCs/>
        </w:rPr>
        <w:t>storyboard&gt;</w:t>
      </w:r>
    </w:p>
    <w:p w14:paraId="7A87B882" w14:textId="77777777" w:rsidR="00FC6855" w:rsidRDefault="00FC6855" w:rsidP="00054910">
      <w:pPr>
        <w:rPr>
          <w:iCs/>
        </w:rPr>
      </w:pPr>
    </w:p>
    <w:p w14:paraId="1B266F11" w14:textId="218C23E4" w:rsidR="008B22CD" w:rsidRDefault="00FB5582" w:rsidP="00054910">
      <w:pPr>
        <w:rPr>
          <w:iCs/>
        </w:rPr>
      </w:pPr>
      <w:r>
        <w:rPr>
          <w:iCs/>
        </w:rPr>
        <w:drawing>
          <wp:inline distT="0" distB="0" distL="0" distR="0" wp14:anchorId="6B61571C" wp14:editId="7077A608">
            <wp:extent cx="5943600" cy="4558665"/>
            <wp:effectExtent l="0" t="0" r="0" b="635"/>
            <wp:docPr id="67195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p>
    <w:p w14:paraId="7CB9A3F9" w14:textId="77777777" w:rsidR="008B22CD" w:rsidRDefault="008B22CD" w:rsidP="00054910">
      <w:pPr>
        <w:rPr>
          <w:iCs/>
        </w:rPr>
      </w:pPr>
    </w:p>
    <w:p w14:paraId="143CF6B2" w14:textId="77777777" w:rsidR="00A80151" w:rsidRDefault="00A80151" w:rsidP="00054910">
      <w:pPr>
        <w:rPr>
          <w:iCs/>
        </w:rPr>
      </w:pPr>
    </w:p>
    <w:p w14:paraId="17EC041C" w14:textId="749933AE" w:rsidR="00A80151" w:rsidRDefault="0095432B" w:rsidP="00054910">
      <w:pPr>
        <w:rPr>
          <w:iCs/>
        </w:rPr>
      </w:pPr>
      <w:r>
        <w:rPr>
          <w:iCs/>
        </w:rPr>
        <w:tab/>
      </w:r>
      <w:r w:rsidR="00A80151">
        <w:rPr>
          <w:iCs/>
        </w:rPr>
        <w:t xml:space="preserve">This screen is responsible for displaying a loading screen and then posting information about the chosen movie, identification information, </w:t>
      </w:r>
      <w:r w:rsidR="005D4B86">
        <w:rPr>
          <w:iCs/>
        </w:rPr>
        <w:t>and</w:t>
      </w:r>
      <w:r w:rsidR="0018576C">
        <w:rPr>
          <w:iCs/>
        </w:rPr>
        <w:t xml:space="preserve"> PayPal / Payment information to the Ticket Server.  This will then</w:t>
      </w:r>
      <w:r w:rsidR="00145362">
        <w:rPr>
          <w:iCs/>
        </w:rPr>
        <w:t xml:space="preserve"> process the information.  When done it will modify the html page so that it displays one of the two screens above.  If successf</w:t>
      </w:r>
      <w:r w:rsidR="0059030D">
        <w:rPr>
          <w:iCs/>
        </w:rPr>
        <w:t>ul it will then</w:t>
      </w:r>
      <w:r w:rsidR="008F7C9A">
        <w:rPr>
          <w:iCs/>
        </w:rPr>
        <w:t xml:space="preserve"> display an image with a caption over it saying thanks for ordering.  It will then wipe the information from the local browser catch.  If </w:t>
      </w:r>
      <w:r w:rsidR="00E735DD">
        <w:rPr>
          <w:iCs/>
        </w:rPr>
        <w:t>not,</w:t>
      </w:r>
      <w:r w:rsidR="008F7C9A">
        <w:rPr>
          <w:iCs/>
        </w:rPr>
        <w:t xml:space="preserve"> it will display an image with a caption over it saying that was not supposed to happen.  In both sit</w:t>
      </w:r>
      <w:r w:rsidR="00E735DD">
        <w:rPr>
          <w:iCs/>
        </w:rPr>
        <w:t>u</w:t>
      </w:r>
      <w:r w:rsidR="008F7C9A">
        <w:rPr>
          <w:iCs/>
        </w:rPr>
        <w:t>ation</w:t>
      </w:r>
      <w:r w:rsidR="00E735DD">
        <w:rPr>
          <w:iCs/>
        </w:rPr>
        <w:t>s,</w:t>
      </w:r>
      <w:r w:rsidR="008F7C9A">
        <w:rPr>
          <w:iCs/>
        </w:rPr>
        <w:t xml:space="preserve"> there will be a b</w:t>
      </w:r>
      <w:r w:rsidR="00E735DD">
        <w:rPr>
          <w:iCs/>
        </w:rPr>
        <w:t>u</w:t>
      </w:r>
      <w:r w:rsidR="008F7C9A">
        <w:rPr>
          <w:iCs/>
        </w:rPr>
        <w:t>tton at the bottom that redirects back to the</w:t>
      </w:r>
      <w:r w:rsidR="00E735DD">
        <w:rPr>
          <w:iCs/>
        </w:rPr>
        <w:t xml:space="preserve"> Buy Now Screen.  However, the text in the button may be different as you can see.   </w:t>
      </w:r>
    </w:p>
    <w:p w14:paraId="1810DAFF" w14:textId="77777777" w:rsidR="00D063C3" w:rsidRDefault="00D063C3" w:rsidP="00054910">
      <w:pPr>
        <w:rPr>
          <w:iCs/>
        </w:rPr>
      </w:pPr>
    </w:p>
    <w:p w14:paraId="1E7CD265" w14:textId="091BD428" w:rsidR="00D063C3" w:rsidRDefault="00D063C3" w:rsidP="00D063C3">
      <w:pPr>
        <w:rPr>
          <w:iCs/>
        </w:rPr>
      </w:pPr>
      <w:r>
        <w:rPr>
          <w:iCs/>
        </w:rPr>
        <w:tab/>
        <w:t>The second of the two clients will be a simple client made for staff members.  The name of the program will be Ticket Sales Assistant.</w:t>
      </w:r>
      <w:r w:rsidR="00466844">
        <w:rPr>
          <w:iCs/>
        </w:rPr>
        <w:t xml:space="preserve">  The web app will be written within JS nodes so it can run as an HTML and </w:t>
      </w:r>
      <w:r w:rsidR="00FC3897">
        <w:rPr>
          <w:iCs/>
        </w:rPr>
        <w:t>JavaScript</w:t>
      </w:r>
      <w:r w:rsidR="00466844">
        <w:rPr>
          <w:iCs/>
        </w:rPr>
        <w:t xml:space="preserve">-based app.  </w:t>
      </w:r>
      <w:r>
        <w:rPr>
          <w:iCs/>
        </w:rPr>
        <w:t xml:space="preserve">It will have the following layout.   </w:t>
      </w:r>
    </w:p>
    <w:p w14:paraId="288F3F6A" w14:textId="77777777" w:rsidR="00D063C3" w:rsidRDefault="00D063C3" w:rsidP="00D063C3">
      <w:pPr>
        <w:rPr>
          <w:iCs/>
        </w:rPr>
      </w:pPr>
    </w:p>
    <w:p w14:paraId="3550443B" w14:textId="77777777" w:rsidR="00B72A30" w:rsidRDefault="00B72A30" w:rsidP="00D063C3">
      <w:pPr>
        <w:rPr>
          <w:iCs/>
        </w:rPr>
      </w:pPr>
    </w:p>
    <w:p w14:paraId="19D78F47" w14:textId="77777777" w:rsidR="00B72A30" w:rsidRDefault="00B72A30" w:rsidP="00D063C3">
      <w:pPr>
        <w:rPr>
          <w:iCs/>
        </w:rPr>
      </w:pPr>
    </w:p>
    <w:p w14:paraId="0D1C7EE6" w14:textId="77777777" w:rsidR="00B72A30" w:rsidRDefault="00B72A30" w:rsidP="00D063C3">
      <w:pPr>
        <w:rPr>
          <w:iCs/>
        </w:rPr>
      </w:pPr>
    </w:p>
    <w:p w14:paraId="5544AB8E" w14:textId="77777777" w:rsidR="00B72A30" w:rsidRDefault="00B72A30" w:rsidP="00D063C3">
      <w:pPr>
        <w:rPr>
          <w:iCs/>
        </w:rPr>
      </w:pPr>
    </w:p>
    <w:p w14:paraId="2D2D37D8" w14:textId="49AD29F1" w:rsidR="00B055C7" w:rsidRDefault="00B055C7" w:rsidP="00B055C7">
      <w:pPr>
        <w:jc w:val="center"/>
        <w:rPr>
          <w:iCs/>
        </w:rPr>
      </w:pPr>
      <w:r>
        <w:rPr>
          <w:iCs/>
        </w:rPr>
        <w:t>&lt;Images are the rough draft of</w:t>
      </w:r>
      <w:r w:rsidR="00DF7063">
        <w:rPr>
          <w:iCs/>
        </w:rPr>
        <w:t xml:space="preserve"> </w:t>
      </w:r>
      <w:r w:rsidR="00345A6B">
        <w:rPr>
          <w:iCs/>
        </w:rPr>
        <w:t xml:space="preserve">the </w:t>
      </w:r>
      <w:r>
        <w:rPr>
          <w:iCs/>
        </w:rPr>
        <w:t>storyboard&gt;</w:t>
      </w:r>
    </w:p>
    <w:p w14:paraId="13E2D005" w14:textId="77777777" w:rsidR="00B055C7" w:rsidRDefault="00B055C7" w:rsidP="00D063C3">
      <w:pPr>
        <w:rPr>
          <w:iCs/>
        </w:rPr>
      </w:pPr>
    </w:p>
    <w:p w14:paraId="5F4F2399" w14:textId="54659699" w:rsidR="00D92523" w:rsidRPr="00D063C3" w:rsidRDefault="00DF7063" w:rsidP="00D063C3">
      <w:pPr>
        <w:rPr>
          <w:iCs/>
        </w:rPr>
      </w:pPr>
      <w:r>
        <w:rPr>
          <w:iCs/>
          <w:noProof/>
        </w:rPr>
        <w:drawing>
          <wp:inline distT="0" distB="0" distL="0" distR="0" wp14:anchorId="584F5288" wp14:editId="0724CA33">
            <wp:extent cx="5943600" cy="4577715"/>
            <wp:effectExtent l="0" t="0" r="0" b="0"/>
            <wp:docPr id="19985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3955" name="Picture 1998563955"/>
                    <pic:cNvPicPr/>
                  </pic:nvPicPr>
                  <pic:blipFill>
                    <a:blip r:embed="rId25">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p>
    <w:p w14:paraId="5E7B8339" w14:textId="77777777" w:rsidR="005520FE" w:rsidRDefault="005520FE" w:rsidP="00054910">
      <w:pPr>
        <w:rPr>
          <w:iCs/>
        </w:rPr>
      </w:pPr>
    </w:p>
    <w:p w14:paraId="7B63E35C" w14:textId="77416014" w:rsidR="006809C5" w:rsidRDefault="00D03D17" w:rsidP="00054910">
      <w:pPr>
        <w:rPr>
          <w:iCs/>
        </w:rPr>
      </w:pPr>
      <w:r>
        <w:rPr>
          <w:iCs/>
        </w:rPr>
        <w:t>The figure to the left is</w:t>
      </w:r>
      <w:r w:rsidR="0040484B">
        <w:rPr>
          <w:iCs/>
        </w:rPr>
        <w:t xml:space="preserve"> </w:t>
      </w:r>
      <w:r>
        <w:rPr>
          <w:iCs/>
        </w:rPr>
        <w:t>the staff portal screen.  It will have a way for staff members to identify themselves.  Login info will be provided with</w:t>
      </w:r>
      <w:r w:rsidR="006809C5">
        <w:rPr>
          <w:iCs/>
        </w:rPr>
        <w:t xml:space="preserve"> a popup page.   The simple web-based app will display a list of current movies that are being played.  Then a dialog box on the bottom will show the customer info entry screen.  The two boxes for input</w:t>
      </w:r>
      <w:r w:rsidR="00B97DD0">
        <w:rPr>
          <w:iCs/>
        </w:rPr>
        <w:t xml:space="preserve"> which</w:t>
      </w:r>
      <w:r w:rsidR="00EC5BFE">
        <w:rPr>
          <w:iCs/>
        </w:rPr>
        <w:t xml:space="preserve"> are </w:t>
      </w:r>
      <w:r w:rsidR="00EC5BFE" w:rsidRPr="00EC5BFE">
        <w:rPr>
          <w:iCs/>
        </w:rPr>
        <w:t>respectively</w:t>
      </w:r>
      <w:r w:rsidR="00EC5BFE">
        <w:rPr>
          <w:iCs/>
        </w:rPr>
        <w:t xml:space="preserve"> </w:t>
      </w:r>
      <w:r w:rsidR="00B97DD0">
        <w:rPr>
          <w:iCs/>
        </w:rPr>
        <w:t>the</w:t>
      </w:r>
      <w:r w:rsidR="00EC5BFE">
        <w:rPr>
          <w:iCs/>
        </w:rPr>
        <w:t xml:space="preserve"> ID info </w:t>
      </w:r>
      <w:r w:rsidR="006809C5">
        <w:rPr>
          <w:iCs/>
        </w:rPr>
        <w:t>followed by a line and credit card info followed by a line will be represented in a form that will allow people to enter more info into</w:t>
      </w:r>
      <w:r w:rsidR="00A268EE">
        <w:rPr>
          <w:iCs/>
        </w:rPr>
        <w:t xml:space="preserve"> it.  Both could</w:t>
      </w:r>
      <w:r w:rsidR="00345A6B">
        <w:rPr>
          <w:iCs/>
        </w:rPr>
        <w:t xml:space="preserve"> be linked to external </w:t>
      </w:r>
      <w:r w:rsidR="00A268EE">
        <w:rPr>
          <w:iCs/>
        </w:rPr>
        <w:t>services or peripherals such as a NEF</w:t>
      </w:r>
      <w:r w:rsidR="008C38A4">
        <w:rPr>
          <w:iCs/>
        </w:rPr>
        <w:t xml:space="preserve"> </w:t>
      </w:r>
      <w:r w:rsidR="008C38A4" w:rsidRPr="008C38A4">
        <w:rPr>
          <w:iCs/>
        </w:rPr>
        <w:t>communica</w:t>
      </w:r>
      <w:r w:rsidR="008C38A4">
        <w:rPr>
          <w:iCs/>
        </w:rPr>
        <w:t xml:space="preserve">tion card </w:t>
      </w:r>
      <w:r w:rsidR="00A268EE">
        <w:rPr>
          <w:iCs/>
        </w:rPr>
        <w:t>reader or a cash register.  The submit button will upload the information to the Ticket Server.</w:t>
      </w:r>
      <w:r w:rsidR="00EF5182">
        <w:rPr>
          <w:iCs/>
        </w:rPr>
        <w:t xml:space="preserve">  During the post and processing time, a small loading wheel will appear.</w:t>
      </w:r>
      <w:r w:rsidR="00113DDC">
        <w:rPr>
          <w:iCs/>
        </w:rPr>
        <w:t xml:space="preserve">  After success, the server will change the HTML page so that a </w:t>
      </w:r>
      <w:r w:rsidR="000409B3">
        <w:rPr>
          <w:iCs/>
        </w:rPr>
        <w:t>“</w:t>
      </w:r>
      <w:r w:rsidR="00113DDC">
        <w:rPr>
          <w:iCs/>
        </w:rPr>
        <w:t>success</w:t>
      </w:r>
      <w:r w:rsidR="000409B3">
        <w:rPr>
          <w:iCs/>
        </w:rPr>
        <w:t>”</w:t>
      </w:r>
      <w:r w:rsidR="00113DDC">
        <w:rPr>
          <w:iCs/>
        </w:rPr>
        <w:t xml:space="preserve"> text will be displayed</w:t>
      </w:r>
      <w:r w:rsidR="000409B3">
        <w:rPr>
          <w:iCs/>
        </w:rPr>
        <w:t>,</w:t>
      </w:r>
      <w:r w:rsidR="00113DDC">
        <w:rPr>
          <w:iCs/>
        </w:rPr>
        <w:t xml:space="preserve"> and if failed a small </w:t>
      </w:r>
      <w:r w:rsidR="000409B3">
        <w:rPr>
          <w:iCs/>
        </w:rPr>
        <w:t>“</w:t>
      </w:r>
      <w:r w:rsidR="00113DDC">
        <w:rPr>
          <w:iCs/>
        </w:rPr>
        <w:t>fa</w:t>
      </w:r>
      <w:r w:rsidR="000409B3">
        <w:rPr>
          <w:iCs/>
        </w:rPr>
        <w:t xml:space="preserve">iled, please try again” text </w:t>
      </w:r>
      <w:r w:rsidR="00113DDC">
        <w:rPr>
          <w:iCs/>
        </w:rPr>
        <w:t>will appear.</w:t>
      </w:r>
      <w:r w:rsidR="00710916">
        <w:rPr>
          <w:iCs/>
        </w:rPr>
        <w:t xml:space="preserve">  If the logo is pr</w:t>
      </w:r>
      <w:r w:rsidR="000409B3">
        <w:rPr>
          <w:iCs/>
        </w:rPr>
        <w:t xml:space="preserve">essed a </w:t>
      </w:r>
      <w:r w:rsidR="00710916">
        <w:rPr>
          <w:iCs/>
        </w:rPr>
        <w:t>se</w:t>
      </w:r>
      <w:r w:rsidR="00345A6B">
        <w:rPr>
          <w:iCs/>
        </w:rPr>
        <w:t xml:space="preserve">parate </w:t>
      </w:r>
      <w:r w:rsidR="00710916">
        <w:rPr>
          <w:iCs/>
        </w:rPr>
        <w:t xml:space="preserve">dialog page will appear that allows for the staff to input new movie information and trailers to the server.   </w:t>
      </w:r>
    </w:p>
    <w:p w14:paraId="63B16798" w14:textId="77777777" w:rsidR="00113DDC" w:rsidRDefault="00113DDC" w:rsidP="00054910">
      <w:pPr>
        <w:rPr>
          <w:iCs/>
        </w:rPr>
      </w:pPr>
    </w:p>
    <w:p w14:paraId="1BFC5EB0" w14:textId="38EDD6C2" w:rsidR="00710916" w:rsidRDefault="0095432B" w:rsidP="00054910">
      <w:pPr>
        <w:rPr>
          <w:iCs/>
        </w:rPr>
      </w:pPr>
      <w:r>
        <w:rPr>
          <w:iCs/>
        </w:rPr>
        <w:tab/>
      </w:r>
      <w:r w:rsidR="00113DDC">
        <w:rPr>
          <w:iCs/>
        </w:rPr>
        <w:t>The figure to the right is a small separate dialog box that will appear having an</w:t>
      </w:r>
      <w:r w:rsidR="000409B3">
        <w:rPr>
          <w:iCs/>
        </w:rPr>
        <w:t xml:space="preserve"> </w:t>
      </w:r>
      <w:r w:rsidR="00113DDC">
        <w:rPr>
          <w:iCs/>
        </w:rPr>
        <w:t>advertisement stream of movies</w:t>
      </w:r>
      <w:r w:rsidR="000409B3">
        <w:rPr>
          <w:iCs/>
        </w:rPr>
        <w:t xml:space="preserve"> </w:t>
      </w:r>
      <w:r w:rsidR="00113DDC">
        <w:rPr>
          <w:iCs/>
        </w:rPr>
        <w:t xml:space="preserve">that have </w:t>
      </w:r>
      <w:r w:rsidR="751EA837" w:rsidRPr="316C8E84">
        <w:t xml:space="preserve">been </w:t>
      </w:r>
      <w:r w:rsidR="00113DDC">
        <w:rPr>
          <w:iCs/>
        </w:rPr>
        <w:t xml:space="preserve">played in the past and </w:t>
      </w:r>
      <w:r w:rsidR="784C3064" w:rsidRPr="756DBDF7">
        <w:t>are</w:t>
      </w:r>
      <w:r w:rsidR="1C4F7050" w:rsidRPr="5B014125">
        <w:t xml:space="preserve"> </w:t>
      </w:r>
      <w:r w:rsidR="00113DDC">
        <w:rPr>
          <w:iCs/>
        </w:rPr>
        <w:t>currently</w:t>
      </w:r>
      <w:r w:rsidR="4C9DF719" w:rsidRPr="756DBDF7">
        <w:t xml:space="preserve"> playing</w:t>
      </w:r>
      <w:r w:rsidR="00113DDC" w:rsidRPr="756DBDF7">
        <w:t>.</w:t>
      </w:r>
      <w:r w:rsidR="00113DDC">
        <w:rPr>
          <w:iCs/>
        </w:rPr>
        <w:t xml:space="preserve">  These will be taken</w:t>
      </w:r>
      <w:r>
        <w:rPr>
          <w:iCs/>
        </w:rPr>
        <w:t xml:space="preserve"> from the video and time stamp function on the Ticket Server.  The time stamp at the opening of the window will be used to tell how far into the video to play and when the video is complete so the page can reload without showing the user or view and fetch the next video from the URL described ab</w:t>
      </w:r>
      <w:r w:rsidR="005D4B86">
        <w:rPr>
          <w:iCs/>
        </w:rPr>
        <w:t xml:space="preserve">ove.   </w:t>
      </w:r>
    </w:p>
    <w:p w14:paraId="6AF823C2" w14:textId="77777777" w:rsidR="0095432B" w:rsidRPr="00054910" w:rsidRDefault="0095432B" w:rsidP="00054910">
      <w:pPr>
        <w:rPr>
          <w:iCs/>
        </w:rPr>
      </w:pPr>
    </w:p>
    <w:p w14:paraId="23812165" w14:textId="77777777" w:rsidR="001163D2" w:rsidRDefault="001163D2">
      <w:pPr>
        <w:pStyle w:val="Heading2"/>
      </w:pPr>
      <w:bookmarkStart w:id="12" w:name="_Toc506458774"/>
      <w:bookmarkStart w:id="13" w:name="_Toc506459140"/>
      <w:r>
        <w:t>1.3 Definitions, Acronyms, and Abbreviations</w:t>
      </w:r>
      <w:bookmarkEnd w:id="12"/>
      <w:bookmarkEnd w:id="13"/>
    </w:p>
    <w:p w14:paraId="264F6A3A" w14:textId="3103EDE0" w:rsidR="00872FC6" w:rsidRDefault="001163D2">
      <w:pPr>
        <w:rPr>
          <w:i/>
        </w:rPr>
      </w:pPr>
      <w:r>
        <w:rPr>
          <w:i/>
        </w:rPr>
        <w:t>This subsection should provide the definitions of all terms, acronyms, and abbreviations required to properly interpret the SRS. This information may be provided by reference to one or more appendixes in the SRS or by reference to other documents.</w:t>
      </w:r>
      <w:r w:rsidR="00872FC6">
        <w:rPr>
          <w:i/>
        </w:rPr>
        <w:t xml:space="preserve"> </w:t>
      </w:r>
    </w:p>
    <w:p w14:paraId="05E53CE7" w14:textId="77777777" w:rsidR="00872FC6" w:rsidRDefault="00872FC6">
      <w:pPr>
        <w:rPr>
          <w:iCs/>
        </w:rPr>
      </w:pPr>
    </w:p>
    <w:p w14:paraId="33D9EE7B" w14:textId="3EB9A316" w:rsidR="00872FC6" w:rsidRDefault="00683081">
      <w:pPr>
        <w:rPr>
          <w:iCs/>
        </w:rPr>
      </w:pPr>
      <w:r>
        <w:rPr>
          <w:iCs/>
        </w:rPr>
        <w:t xml:space="preserve">ID Info:  </w:t>
      </w:r>
    </w:p>
    <w:p w14:paraId="4E1281CE" w14:textId="7990B479" w:rsidR="00683081" w:rsidRDefault="00683081">
      <w:pPr>
        <w:rPr>
          <w:iCs/>
        </w:rPr>
      </w:pPr>
    </w:p>
    <w:p w14:paraId="62CAD7A5" w14:textId="2C721AA9" w:rsidR="00683081" w:rsidRDefault="00683081">
      <w:pPr>
        <w:rPr>
          <w:iCs/>
        </w:rPr>
      </w:pPr>
      <w:r>
        <w:rPr>
          <w:iCs/>
        </w:rPr>
        <w:t xml:space="preserve">Information is relevant to a current user or customer that is unique enough to differentiate from other customers.  </w:t>
      </w:r>
    </w:p>
    <w:p w14:paraId="24885910" w14:textId="07770FC5" w:rsidR="00902C84" w:rsidRDefault="00902C84">
      <w:pPr>
        <w:rPr>
          <w:iCs/>
        </w:rPr>
      </w:pPr>
    </w:p>
    <w:p w14:paraId="1C33D149" w14:textId="77777777" w:rsidR="00902C84" w:rsidRDefault="00902C84">
      <w:pPr>
        <w:rPr>
          <w:iCs/>
        </w:rPr>
      </w:pPr>
    </w:p>
    <w:p w14:paraId="4D52D1A4" w14:textId="19F063EB" w:rsidR="00902C84" w:rsidRDefault="00902C84">
      <w:pPr>
        <w:rPr>
          <w:iCs/>
        </w:rPr>
      </w:pPr>
      <w:r>
        <w:rPr>
          <w:iCs/>
        </w:rPr>
        <w:t xml:space="preserve">Credit Card Info:  </w:t>
      </w:r>
    </w:p>
    <w:p w14:paraId="126CF382" w14:textId="77777777" w:rsidR="0040484B" w:rsidRDefault="0040484B">
      <w:pPr>
        <w:rPr>
          <w:iCs/>
        </w:rPr>
      </w:pPr>
    </w:p>
    <w:p w14:paraId="5C7824A3" w14:textId="10736931" w:rsidR="00902C84" w:rsidRDefault="0040484B">
      <w:pPr>
        <w:rPr>
          <w:iCs/>
        </w:rPr>
      </w:pPr>
      <w:r>
        <w:rPr>
          <w:iCs/>
        </w:rPr>
        <w:t>The info</w:t>
      </w:r>
      <w:r w:rsidR="00902C84">
        <w:rPr>
          <w:iCs/>
        </w:rPr>
        <w:t>rmation</w:t>
      </w:r>
      <w:r>
        <w:rPr>
          <w:iCs/>
        </w:rPr>
        <w:t xml:space="preserve"> that</w:t>
      </w:r>
      <w:r w:rsidR="00902C84">
        <w:rPr>
          <w:iCs/>
        </w:rPr>
        <w:t xml:space="preserve"> </w:t>
      </w:r>
      <w:r>
        <w:rPr>
          <w:iCs/>
        </w:rPr>
        <w:t>is needed</w:t>
      </w:r>
      <w:r w:rsidR="00902C84">
        <w:rPr>
          <w:iCs/>
        </w:rPr>
        <w:t xml:space="preserve"> for a financial transaction between the theater and the customer.  </w:t>
      </w:r>
    </w:p>
    <w:p w14:paraId="676B72A0" w14:textId="77777777" w:rsidR="00902C84" w:rsidRDefault="00902C84">
      <w:pPr>
        <w:rPr>
          <w:iCs/>
        </w:rPr>
      </w:pPr>
    </w:p>
    <w:p w14:paraId="5CE241BD" w14:textId="77777777" w:rsidR="00902C84" w:rsidRDefault="00902C84">
      <w:pPr>
        <w:rPr>
          <w:iCs/>
        </w:rPr>
      </w:pPr>
    </w:p>
    <w:p w14:paraId="5030D913" w14:textId="791653D5" w:rsidR="005D4B86" w:rsidRDefault="00902C84">
      <w:pPr>
        <w:rPr>
          <w:iCs/>
        </w:rPr>
      </w:pPr>
      <w:r>
        <w:rPr>
          <w:iCs/>
        </w:rPr>
        <w:t>NE</w:t>
      </w:r>
      <w:r w:rsidR="005D4B86">
        <w:rPr>
          <w:iCs/>
        </w:rPr>
        <w:t xml:space="preserve">F Communication: </w:t>
      </w:r>
    </w:p>
    <w:p w14:paraId="4FD2C33D" w14:textId="77777777" w:rsidR="005D4B86" w:rsidRDefault="005D4B86">
      <w:pPr>
        <w:rPr>
          <w:iCs/>
        </w:rPr>
      </w:pPr>
    </w:p>
    <w:p w14:paraId="08ACCBDA" w14:textId="0BB07239" w:rsidR="005D4B86" w:rsidRDefault="005D4B86">
      <w:pPr>
        <w:rPr>
          <w:iCs/>
        </w:rPr>
      </w:pPr>
      <w:r>
        <w:rPr>
          <w:iCs/>
        </w:rPr>
        <w:t xml:space="preserve">Near-field communication is used to transfer information over short distances.  </w:t>
      </w:r>
    </w:p>
    <w:p w14:paraId="16FB1889" w14:textId="77777777" w:rsidR="005D4B86" w:rsidRDefault="005D4B86">
      <w:pPr>
        <w:rPr>
          <w:iCs/>
        </w:rPr>
      </w:pPr>
    </w:p>
    <w:p w14:paraId="58681256" w14:textId="77777777" w:rsidR="00466844" w:rsidRDefault="00466844">
      <w:pPr>
        <w:rPr>
          <w:iCs/>
        </w:rPr>
      </w:pPr>
    </w:p>
    <w:p w14:paraId="72B6FF74" w14:textId="3C2CD39B" w:rsidR="00466844" w:rsidRDefault="00466844">
      <w:pPr>
        <w:rPr>
          <w:iCs/>
        </w:rPr>
      </w:pPr>
      <w:r>
        <w:rPr>
          <w:iCs/>
        </w:rPr>
        <w:t xml:space="preserve">Ticket Server:  </w:t>
      </w:r>
    </w:p>
    <w:p w14:paraId="7C2ED78D" w14:textId="4E4B66BC" w:rsidR="00466844" w:rsidRDefault="00466844">
      <w:pPr>
        <w:rPr>
          <w:iCs/>
        </w:rPr>
      </w:pPr>
    </w:p>
    <w:p w14:paraId="63A05D37" w14:textId="477ED0B1" w:rsidR="00466844" w:rsidRDefault="00466844">
      <w:pPr>
        <w:rPr>
          <w:iCs/>
        </w:rPr>
      </w:pPr>
      <w:r>
        <w:rPr>
          <w:iCs/>
        </w:rPr>
        <w:t>Used for</w:t>
      </w:r>
      <w:r w:rsidR="00710916">
        <w:rPr>
          <w:iCs/>
        </w:rPr>
        <w:t xml:space="preserve"> processing transaction</w:t>
      </w:r>
      <w:r w:rsidR="00830F09">
        <w:rPr>
          <w:iCs/>
        </w:rPr>
        <w:t>s</w:t>
      </w:r>
      <w:r w:rsidR="00A67B83">
        <w:rPr>
          <w:iCs/>
        </w:rPr>
        <w:t xml:space="preserve">, </w:t>
      </w:r>
      <w:r w:rsidR="00710916">
        <w:rPr>
          <w:iCs/>
        </w:rPr>
        <w:t>loading content</w:t>
      </w:r>
      <w:r w:rsidR="007923F4">
        <w:rPr>
          <w:iCs/>
        </w:rPr>
        <w:t xml:space="preserve"> about the </w:t>
      </w:r>
      <w:r w:rsidR="00A67B83">
        <w:rPr>
          <w:iCs/>
        </w:rPr>
        <w:t xml:space="preserve">movies, and managing user data.   </w:t>
      </w:r>
    </w:p>
    <w:p w14:paraId="3F2B00E6" w14:textId="77777777" w:rsidR="005D4B86" w:rsidRDefault="005D4B86">
      <w:pPr>
        <w:rPr>
          <w:iCs/>
        </w:rPr>
      </w:pPr>
    </w:p>
    <w:p w14:paraId="11ADD554" w14:textId="77777777" w:rsidR="00A67B83" w:rsidRDefault="00A67B83">
      <w:pPr>
        <w:rPr>
          <w:iCs/>
        </w:rPr>
      </w:pPr>
    </w:p>
    <w:p w14:paraId="7231F916" w14:textId="00EF72D5" w:rsidR="001F3032" w:rsidRDefault="00A67B83">
      <w:pPr>
        <w:rPr>
          <w:iCs/>
        </w:rPr>
      </w:pPr>
      <w:r>
        <w:rPr>
          <w:iCs/>
        </w:rPr>
        <w:t>Ticket Sales Anywh</w:t>
      </w:r>
      <w:r w:rsidR="001F3032">
        <w:rPr>
          <w:iCs/>
        </w:rPr>
        <w:t xml:space="preserve">ere:   </w:t>
      </w:r>
    </w:p>
    <w:p w14:paraId="233CD624" w14:textId="77777777" w:rsidR="001F3032" w:rsidRDefault="001F3032">
      <w:pPr>
        <w:rPr>
          <w:iCs/>
        </w:rPr>
      </w:pPr>
    </w:p>
    <w:p w14:paraId="0002D4E5" w14:textId="5830D4FF" w:rsidR="001F3032" w:rsidRDefault="001F3032">
      <w:pPr>
        <w:rPr>
          <w:iCs/>
        </w:rPr>
      </w:pPr>
      <w:r>
        <w:rPr>
          <w:iCs/>
        </w:rPr>
        <w:t>Website for cus</w:t>
      </w:r>
      <w:r w:rsidR="008B778B">
        <w:rPr>
          <w:iCs/>
        </w:rPr>
        <w:t>to</w:t>
      </w:r>
      <w:r>
        <w:rPr>
          <w:iCs/>
        </w:rPr>
        <w:t>mers to order tickets from the theater</w:t>
      </w:r>
      <w:r w:rsidR="008B778B">
        <w:rPr>
          <w:iCs/>
        </w:rPr>
        <w:t xml:space="preserve"> online.   The transactions are handled by the backend Ticket Server.  </w:t>
      </w:r>
    </w:p>
    <w:p w14:paraId="64826D87" w14:textId="77777777" w:rsidR="008B778B" w:rsidRDefault="008B778B">
      <w:pPr>
        <w:rPr>
          <w:iCs/>
        </w:rPr>
      </w:pPr>
    </w:p>
    <w:p w14:paraId="27BBA827" w14:textId="77777777" w:rsidR="008B778B" w:rsidRDefault="008B778B">
      <w:pPr>
        <w:rPr>
          <w:iCs/>
        </w:rPr>
      </w:pPr>
    </w:p>
    <w:p w14:paraId="13F2ECE3" w14:textId="282F9623" w:rsidR="008B778B" w:rsidRDefault="008B778B">
      <w:pPr>
        <w:rPr>
          <w:iCs/>
        </w:rPr>
      </w:pPr>
      <w:r>
        <w:rPr>
          <w:iCs/>
        </w:rPr>
        <w:t xml:space="preserve">Ticket Sales Assistant:   </w:t>
      </w:r>
    </w:p>
    <w:p w14:paraId="386E5EC5" w14:textId="61D3353F" w:rsidR="008B778B" w:rsidRDefault="008B778B">
      <w:pPr>
        <w:rPr>
          <w:iCs/>
        </w:rPr>
      </w:pPr>
    </w:p>
    <w:p w14:paraId="661EF201" w14:textId="13CE5C1D" w:rsidR="00D662B8" w:rsidRDefault="008B778B" w:rsidP="00D662B8">
      <w:pPr>
        <w:rPr>
          <w:iCs/>
        </w:rPr>
      </w:pPr>
      <w:r>
        <w:rPr>
          <w:iCs/>
        </w:rPr>
        <w:t>Web app for displaying movie information and helping</w:t>
      </w:r>
      <w:r w:rsidR="00DC3A03">
        <w:rPr>
          <w:iCs/>
        </w:rPr>
        <w:t xml:space="preserve"> users to order tickets.  </w:t>
      </w:r>
      <w:r w:rsidR="00066400">
        <w:rPr>
          <w:iCs/>
        </w:rPr>
        <w:t>Can interface</w:t>
      </w:r>
      <w:r w:rsidR="00C12A9D">
        <w:rPr>
          <w:iCs/>
        </w:rPr>
        <w:t xml:space="preserve"> with </w:t>
      </w:r>
      <w:r w:rsidR="00C12A9D" w:rsidRPr="00C12A9D">
        <w:rPr>
          <w:iCs/>
        </w:rPr>
        <w:t>periphe</w:t>
      </w:r>
      <w:r w:rsidR="00C12A9D">
        <w:rPr>
          <w:iCs/>
        </w:rPr>
        <w:t xml:space="preserve">rals </w:t>
      </w:r>
      <w:r w:rsidR="00066400">
        <w:rPr>
          <w:iCs/>
        </w:rPr>
        <w:t>like a cash registrar and NEF communication reader to get information relevant to the transact</w:t>
      </w:r>
      <w:r w:rsidR="00D662B8">
        <w:rPr>
          <w:iCs/>
        </w:rPr>
        <w:t xml:space="preserve">ions.   The transactions are handled by the backend Ticket Server.  </w:t>
      </w:r>
    </w:p>
    <w:p w14:paraId="3EA486D0" w14:textId="77777777" w:rsidR="008B778B" w:rsidRDefault="008B778B">
      <w:pPr>
        <w:rPr>
          <w:iCs/>
        </w:rPr>
      </w:pPr>
    </w:p>
    <w:p w14:paraId="0326FD6B" w14:textId="77777777" w:rsidR="002E40AA" w:rsidRDefault="002E40AA">
      <w:pPr>
        <w:rPr>
          <w:iCs/>
        </w:rPr>
      </w:pPr>
    </w:p>
    <w:p w14:paraId="3BFED74D" w14:textId="77777777" w:rsidR="002E40AA" w:rsidRDefault="002E40AA">
      <w:pPr>
        <w:rPr>
          <w:iCs/>
        </w:rPr>
      </w:pPr>
    </w:p>
    <w:p w14:paraId="48578E7D" w14:textId="77777777" w:rsidR="002E40AA" w:rsidRDefault="002E40AA">
      <w:pPr>
        <w:rPr>
          <w:iCs/>
        </w:rPr>
      </w:pPr>
    </w:p>
    <w:p w14:paraId="0889E4B1" w14:textId="77777777" w:rsidR="002E40AA" w:rsidRDefault="002E40AA">
      <w:pPr>
        <w:rPr>
          <w:iCs/>
        </w:rPr>
      </w:pPr>
    </w:p>
    <w:p w14:paraId="3F9884D5" w14:textId="348DC80F" w:rsidR="002E40AA" w:rsidRDefault="002E40AA">
      <w:pPr>
        <w:rPr>
          <w:iCs/>
        </w:rPr>
      </w:pPr>
      <w:r>
        <w:rPr>
          <w:iCs/>
        </w:rPr>
        <w:t xml:space="preserve">Advertisement Stream Video Area:   </w:t>
      </w:r>
    </w:p>
    <w:p w14:paraId="6A35E8EB" w14:textId="77777777" w:rsidR="002E40AA" w:rsidRDefault="002E40AA">
      <w:pPr>
        <w:rPr>
          <w:iCs/>
        </w:rPr>
      </w:pPr>
    </w:p>
    <w:p w14:paraId="43FE5CBC" w14:textId="4244C9D5" w:rsidR="002E40AA" w:rsidRDefault="002E40AA">
      <w:pPr>
        <w:rPr>
          <w:iCs/>
        </w:rPr>
      </w:pPr>
      <w:r>
        <w:rPr>
          <w:iCs/>
        </w:rPr>
        <w:t>An area where past</w:t>
      </w:r>
      <w:r w:rsidR="003A0030">
        <w:rPr>
          <w:iCs/>
        </w:rPr>
        <w:t xml:space="preserve"> </w:t>
      </w:r>
      <w:r>
        <w:rPr>
          <w:iCs/>
        </w:rPr>
        <w:t xml:space="preserve">and present trailers </w:t>
      </w:r>
      <w:r w:rsidR="007923F4">
        <w:rPr>
          <w:iCs/>
        </w:rPr>
        <w:t xml:space="preserve">and </w:t>
      </w:r>
      <w:r>
        <w:rPr>
          <w:iCs/>
        </w:rPr>
        <w:t xml:space="preserve">movies are played.   This may be played in the background and is useful for keeping the customer engaged.  </w:t>
      </w:r>
    </w:p>
    <w:p w14:paraId="708892D1" w14:textId="77777777" w:rsidR="002E40AA" w:rsidRPr="00872FC6" w:rsidRDefault="002E40AA">
      <w:pPr>
        <w:rPr>
          <w:iCs/>
        </w:rPr>
      </w:pPr>
    </w:p>
    <w:p w14:paraId="6F8232F0" w14:textId="77777777" w:rsidR="001163D2" w:rsidRDefault="001163D2">
      <w:pPr>
        <w:pStyle w:val="Heading2"/>
      </w:pPr>
      <w:bookmarkStart w:id="14" w:name="_Toc506458775"/>
      <w:bookmarkStart w:id="15" w:name="_Toc506459141"/>
      <w:r>
        <w:t>1.4 References</w:t>
      </w:r>
      <w:bookmarkEnd w:id="14"/>
      <w:bookmarkEnd w:id="15"/>
    </w:p>
    <w:p w14:paraId="70E921D6" w14:textId="77777777" w:rsidR="001163D2" w:rsidRDefault="001163D2">
      <w:pPr>
        <w:rPr>
          <w:i/>
        </w:rPr>
      </w:pPr>
      <w:r>
        <w:rPr>
          <w:i/>
        </w:rPr>
        <w:t>This subsection should:</w:t>
      </w:r>
    </w:p>
    <w:p w14:paraId="3AC40A4D" w14:textId="77777777" w:rsidR="001163D2" w:rsidRDefault="001163D2">
      <w:pPr>
        <w:ind w:left="360" w:hanging="360"/>
        <w:rPr>
          <w:i/>
        </w:rPr>
      </w:pPr>
      <w:r>
        <w:rPr>
          <w:i/>
        </w:rPr>
        <w:t>(1)</w:t>
      </w:r>
      <w:r>
        <w:tab/>
      </w:r>
      <w:r>
        <w:rPr>
          <w:i/>
        </w:rPr>
        <w:t>Provide a complete list of all documents referenced elsewhere in the SRS, or in a separate, specified document.</w:t>
      </w:r>
    </w:p>
    <w:p w14:paraId="0DCBF3AF" w14:textId="77777777" w:rsidR="001163D2" w:rsidRDefault="001163D2">
      <w:pPr>
        <w:ind w:left="360" w:hanging="360"/>
        <w:rPr>
          <w:i/>
        </w:rPr>
      </w:pPr>
      <w:r>
        <w:rPr>
          <w:i/>
        </w:rPr>
        <w:t>(2)</w:t>
      </w:r>
      <w:r>
        <w:tab/>
      </w:r>
      <w:r>
        <w:rPr>
          <w:i/>
        </w:rPr>
        <w:t>Identify each document by title, report number - if applicable - date, and publishing organization.</w:t>
      </w:r>
    </w:p>
    <w:p w14:paraId="64502D88" w14:textId="77777777" w:rsidR="001163D2" w:rsidRDefault="001163D2">
      <w:pPr>
        <w:ind w:left="360" w:hanging="360"/>
        <w:rPr>
          <w:i/>
        </w:rPr>
      </w:pPr>
      <w:r>
        <w:rPr>
          <w:i/>
        </w:rPr>
        <w:t>(3)</w:t>
      </w:r>
      <w:r>
        <w:tab/>
      </w:r>
      <w:r>
        <w:rPr>
          <w:i/>
        </w:rPr>
        <w:t xml:space="preserve">Specify the sources from which the references can be obtained. </w:t>
      </w:r>
    </w:p>
    <w:p w14:paraId="72EF93A5" w14:textId="3DFA115D" w:rsidR="001163D2" w:rsidRDefault="001163D2">
      <w:pPr>
        <w:rPr>
          <w:i/>
        </w:rPr>
      </w:pPr>
      <w:r>
        <w:rPr>
          <w:i/>
        </w:rPr>
        <w:t>This information may be provided by reference to an appendix or to another document.</w:t>
      </w:r>
    </w:p>
    <w:p w14:paraId="689DBFC3" w14:textId="664942DF" w:rsidR="002158B1" w:rsidRDefault="002158B1" w:rsidP="001C54D9">
      <w:pPr>
        <w:jc w:val="both"/>
        <w:rPr>
          <w:iCs/>
        </w:rPr>
      </w:pPr>
    </w:p>
    <w:p w14:paraId="682114F3" w14:textId="77777777" w:rsidR="002158B1" w:rsidRDefault="002158B1" w:rsidP="001C54D9">
      <w:pPr>
        <w:jc w:val="both"/>
        <w:rPr>
          <w:iCs/>
        </w:rPr>
      </w:pPr>
    </w:p>
    <w:p w14:paraId="2D5E7D99" w14:textId="12F98C19" w:rsidR="002158B1" w:rsidRDefault="007F6734" w:rsidP="001C54D9">
      <w:pPr>
        <w:jc w:val="both"/>
        <w:rPr>
          <w:iCs/>
        </w:rPr>
      </w:pPr>
      <w:r>
        <w:rPr>
          <w:iCs/>
        </w:rPr>
        <w:t>This</w:t>
      </w:r>
      <w:r w:rsidR="00047A83">
        <w:rPr>
          <w:iCs/>
        </w:rPr>
        <w:t xml:space="preserve"> s</w:t>
      </w:r>
      <w:r>
        <w:rPr>
          <w:iCs/>
        </w:rPr>
        <w:t>ection will give a complete list of references documented somewhere else in the docum</w:t>
      </w:r>
      <w:r w:rsidR="002158B1">
        <w:rPr>
          <w:iCs/>
        </w:rPr>
        <w:t xml:space="preserve">ent.  </w:t>
      </w:r>
    </w:p>
    <w:p w14:paraId="4F650961" w14:textId="7E2485FC" w:rsidR="00CA56F2" w:rsidRDefault="00CA56F2" w:rsidP="00636DB3">
      <w:pPr>
        <w:jc w:val="both"/>
        <w:rPr>
          <w:iCs/>
        </w:rPr>
      </w:pPr>
    </w:p>
    <w:p w14:paraId="5DDA1667" w14:textId="4DBEF868" w:rsidR="00F0459F" w:rsidRPr="00F0459F" w:rsidRDefault="00D74810" w:rsidP="00636DB3">
      <w:pPr>
        <w:pStyle w:val="ListParagraph"/>
        <w:numPr>
          <w:ilvl w:val="0"/>
          <w:numId w:val="11"/>
        </w:numPr>
        <w:jc w:val="both"/>
        <w:rPr>
          <w:rStyle w:val="Hyperlink"/>
          <w:iCs/>
          <w:color w:val="auto"/>
          <w:u w:val="none"/>
        </w:rPr>
      </w:pPr>
      <w:hyperlink r:id="rId26">
        <w:r w:rsidR="00636DB3" w:rsidRPr="749416F7">
          <w:rPr>
            <w:rStyle w:val="Hyperlink"/>
            <w:rFonts w:cs="Times"/>
          </w:rPr>
          <w:t>What Is MV3</w:t>
        </w:r>
      </w:hyperlink>
      <w:r w:rsidR="00F01A53" w:rsidRPr="749416F7">
        <w:rPr>
          <w:rStyle w:val="Hyperlink"/>
          <w:rFonts w:cs="Times"/>
        </w:rPr>
        <w:t xml:space="preserve">:   </w:t>
      </w:r>
    </w:p>
    <w:p w14:paraId="6187D307" w14:textId="49976455" w:rsidR="00F0459F" w:rsidRPr="00F11C46" w:rsidRDefault="00F0459F" w:rsidP="00F0459F">
      <w:pPr>
        <w:pStyle w:val="ListParagraph"/>
        <w:numPr>
          <w:ilvl w:val="1"/>
          <w:numId w:val="11"/>
        </w:numPr>
        <w:jc w:val="both"/>
        <w:rPr>
          <w:rStyle w:val="Hyperlink"/>
          <w:iCs/>
          <w:color w:val="000000" w:themeColor="text1"/>
          <w:u w:val="none"/>
        </w:rPr>
      </w:pPr>
      <w:r w:rsidRPr="749416F7">
        <w:rPr>
          <w:rStyle w:val="Hyperlink"/>
          <w:rFonts w:cs="Times"/>
          <w:color w:val="000000" w:themeColor="text1"/>
          <w:u w:val="none"/>
        </w:rPr>
        <w:t xml:space="preserve">Title: </w:t>
      </w:r>
      <w:r w:rsidR="00636DB3" w:rsidRPr="749416F7">
        <w:rPr>
          <w:rFonts w:cs="Times"/>
          <w:color w:val="000000" w:themeColor="text1"/>
        </w:rPr>
        <w:t xml:space="preserve"> </w:t>
      </w:r>
      <w:hyperlink r:id="rId27">
        <w:r w:rsidRPr="749416F7">
          <w:rPr>
            <w:rStyle w:val="Hyperlink"/>
            <w:rFonts w:cs="Times"/>
            <w:color w:val="000000" w:themeColor="text1"/>
            <w:u w:val="none"/>
          </w:rPr>
          <w:t>What Is MV3</w:t>
        </w:r>
      </w:hyperlink>
    </w:p>
    <w:p w14:paraId="2FC4E0A6" w14:textId="5DDC6FC8" w:rsidR="00636DB3" w:rsidRDefault="00E90587" w:rsidP="00F0459F">
      <w:pPr>
        <w:pStyle w:val="ListParagraph"/>
        <w:numPr>
          <w:ilvl w:val="1"/>
          <w:numId w:val="11"/>
        </w:numPr>
        <w:jc w:val="both"/>
        <w:rPr>
          <w:iCs/>
        </w:rPr>
      </w:pPr>
      <w:r>
        <w:rPr>
          <w:iCs/>
        </w:rPr>
        <w:t>Re</w:t>
      </w:r>
      <w:r w:rsidR="00FD00DC">
        <w:rPr>
          <w:iCs/>
        </w:rPr>
        <w:t xml:space="preserve">port Number:  </w:t>
      </w:r>
      <w:r w:rsidR="00E401A3">
        <w:rPr>
          <w:iCs/>
        </w:rPr>
        <w:t xml:space="preserve">N/A   </w:t>
      </w:r>
    </w:p>
    <w:p w14:paraId="35CD1824" w14:textId="1C162534" w:rsidR="001C2247" w:rsidRDefault="000A7FF4" w:rsidP="00F0459F">
      <w:pPr>
        <w:pStyle w:val="ListParagraph"/>
        <w:numPr>
          <w:ilvl w:val="1"/>
          <w:numId w:val="11"/>
        </w:numPr>
        <w:jc w:val="both"/>
        <w:rPr>
          <w:iCs/>
        </w:rPr>
      </w:pPr>
      <w:r>
        <w:rPr>
          <w:iCs/>
        </w:rPr>
        <w:t xml:space="preserve">Date:  N/A  </w:t>
      </w:r>
    </w:p>
    <w:p w14:paraId="092421DE" w14:textId="4CE10625" w:rsidR="00E401A3" w:rsidRDefault="001C2247" w:rsidP="00F0459F">
      <w:pPr>
        <w:pStyle w:val="ListParagraph"/>
        <w:numPr>
          <w:ilvl w:val="1"/>
          <w:numId w:val="11"/>
        </w:numPr>
        <w:jc w:val="both"/>
        <w:rPr>
          <w:iCs/>
        </w:rPr>
      </w:pPr>
      <w:r>
        <w:rPr>
          <w:iCs/>
        </w:rPr>
        <w:t xml:space="preserve">Publishing Organization:  </w:t>
      </w:r>
      <w:r w:rsidR="00EA211F">
        <w:rPr>
          <w:iCs/>
        </w:rPr>
        <w:t>Chro</w:t>
      </w:r>
      <w:r w:rsidR="00EA211F" w:rsidRPr="00EA211F">
        <w:rPr>
          <w:iCs/>
        </w:rPr>
        <w:t>me</w:t>
      </w:r>
      <w:r w:rsidR="00EA211F">
        <w:rPr>
          <w:iCs/>
        </w:rPr>
        <w:t xml:space="preserve"> Developer   </w:t>
      </w:r>
    </w:p>
    <w:p w14:paraId="3CF48E0E" w14:textId="3EE41579" w:rsidR="00EA211F" w:rsidRPr="00EA211F" w:rsidRDefault="00EA211F" w:rsidP="00EA211F">
      <w:pPr>
        <w:jc w:val="both"/>
        <w:rPr>
          <w:rStyle w:val="Hyperlink"/>
          <w:iCs/>
          <w:color w:val="auto"/>
          <w:u w:val="none"/>
        </w:rPr>
      </w:pPr>
    </w:p>
    <w:p w14:paraId="6E6D902E" w14:textId="7215E6D2" w:rsidR="006B27E2" w:rsidRPr="001C2247" w:rsidRDefault="00533E15" w:rsidP="00CA56F2">
      <w:pPr>
        <w:pStyle w:val="ListParagraph"/>
        <w:numPr>
          <w:ilvl w:val="0"/>
          <w:numId w:val="11"/>
        </w:numPr>
        <w:jc w:val="both"/>
        <w:rPr>
          <w:rFonts w:cs="Times"/>
          <w:sz w:val="26"/>
          <w:szCs w:val="26"/>
        </w:rPr>
      </w:pPr>
      <w:hyperlink r:id="rId28">
        <w:r w:rsidR="00E40A7C" w:rsidRPr="749416F7">
          <w:rPr>
            <w:rStyle w:val="Hyperlink"/>
            <w:rFonts w:cs="Times"/>
            <w:sz w:val="26"/>
            <w:szCs w:val="26"/>
          </w:rPr>
          <w:t>IEEE Recommended Practice for Software Requirements Specifications</w:t>
        </w:r>
        <w:r w:rsidR="00F01A53" w:rsidRPr="749416F7">
          <w:rPr>
            <w:rStyle w:val="Hyperlink"/>
            <w:rFonts w:cs="Times"/>
            <w:sz w:val="26"/>
            <w:szCs w:val="26"/>
          </w:rPr>
          <w:t xml:space="preserve">:   </w:t>
        </w:r>
        <w:r w:rsidR="00E40A7C" w:rsidRPr="749416F7">
          <w:rPr>
            <w:rStyle w:val="Hyperlink"/>
            <w:rFonts w:cs="Times"/>
            <w:sz w:val="26"/>
            <w:szCs w:val="26"/>
          </w:rPr>
          <w:t xml:space="preserve">   </w:t>
        </w:r>
      </w:hyperlink>
      <w:r w:rsidR="00E40A7C" w:rsidRPr="749416F7">
        <w:rPr>
          <w:rFonts w:cs="Times"/>
          <w:sz w:val="26"/>
          <w:szCs w:val="26"/>
        </w:rPr>
        <w:t xml:space="preserve"> </w:t>
      </w:r>
    </w:p>
    <w:p w14:paraId="01B2B680" w14:textId="40A7D987" w:rsidR="000A7FF4" w:rsidRPr="00F01A53" w:rsidRDefault="000A7FF4" w:rsidP="00F01A53">
      <w:pPr>
        <w:pStyle w:val="ListParagraph"/>
        <w:numPr>
          <w:ilvl w:val="1"/>
          <w:numId w:val="11"/>
        </w:numPr>
        <w:jc w:val="both"/>
        <w:rPr>
          <w:rStyle w:val="Hyperlink"/>
          <w:iCs/>
          <w:color w:val="auto"/>
          <w:u w:val="none"/>
        </w:rPr>
      </w:pPr>
      <w:r w:rsidRPr="00F11C46">
        <w:rPr>
          <w:rStyle w:val="Hyperlink"/>
          <w:iCs/>
          <w:color w:val="000000" w:themeColor="text1"/>
          <w:u w:val="none"/>
        </w:rPr>
        <w:t>Title</w:t>
      </w:r>
      <w:r>
        <w:rPr>
          <w:rStyle w:val="Hyperlink"/>
          <w:iCs/>
          <w:color w:val="000000" w:themeColor="text1"/>
          <w:u w:val="none"/>
        </w:rPr>
        <w:t>:</w:t>
      </w:r>
      <w:r w:rsidR="004D7078">
        <w:rPr>
          <w:rStyle w:val="Hyperlink"/>
          <w:iCs/>
          <w:color w:val="000000" w:themeColor="text1"/>
          <w:u w:val="none"/>
        </w:rPr>
        <w:t xml:space="preserve"> </w:t>
      </w:r>
      <w:r w:rsidR="00182BDA">
        <w:rPr>
          <w:rStyle w:val="Hyperlink"/>
          <w:iCs/>
          <w:color w:val="000000" w:themeColor="text1"/>
          <w:u w:val="none"/>
        </w:rPr>
        <w:t xml:space="preserve"> </w:t>
      </w:r>
      <w:r w:rsidRPr="749416F7">
        <w:rPr>
          <w:rFonts w:cs="Times"/>
          <w:color w:val="000000" w:themeColor="text1"/>
          <w:sz w:val="26"/>
          <w:szCs w:val="26"/>
        </w:rPr>
        <w:t xml:space="preserve">IEEE Recommended Practice for Software Requirements Specifications    </w:t>
      </w:r>
      <w:r w:rsidR="00F01A53" w:rsidRPr="749416F7">
        <w:rPr>
          <w:rFonts w:cs="Times"/>
          <w:color w:val="000000" w:themeColor="text1"/>
          <w:sz w:val="26"/>
          <w:szCs w:val="26"/>
        </w:rPr>
        <w:t xml:space="preserve"> </w:t>
      </w:r>
    </w:p>
    <w:p w14:paraId="400FF0C4" w14:textId="52FA0EDF" w:rsidR="000A7FF4" w:rsidRDefault="000A7FF4" w:rsidP="000A7FF4">
      <w:pPr>
        <w:pStyle w:val="ListParagraph"/>
        <w:numPr>
          <w:ilvl w:val="1"/>
          <w:numId w:val="11"/>
        </w:numPr>
        <w:jc w:val="both"/>
        <w:rPr>
          <w:iCs/>
        </w:rPr>
      </w:pPr>
      <w:r>
        <w:rPr>
          <w:iCs/>
        </w:rPr>
        <w:t>Report Number</w:t>
      </w:r>
      <w:r w:rsidR="004D7078">
        <w:rPr>
          <w:iCs/>
        </w:rPr>
        <w:t xml:space="preserve">:   </w:t>
      </w:r>
      <w:r w:rsidR="004D7078" w:rsidRPr="004D7078">
        <w:rPr>
          <w:iCs/>
        </w:rPr>
        <w:t>830-1998</w:t>
      </w:r>
      <w:r>
        <w:rPr>
          <w:iCs/>
        </w:rPr>
        <w:t xml:space="preserve">   </w:t>
      </w:r>
    </w:p>
    <w:p w14:paraId="3E9465C0" w14:textId="77777777" w:rsidR="000A7FF4" w:rsidRDefault="000A7FF4" w:rsidP="000A7FF4">
      <w:pPr>
        <w:pStyle w:val="ListParagraph"/>
        <w:numPr>
          <w:ilvl w:val="1"/>
          <w:numId w:val="11"/>
        </w:numPr>
        <w:jc w:val="both"/>
        <w:rPr>
          <w:iCs/>
        </w:rPr>
      </w:pPr>
      <w:r>
        <w:rPr>
          <w:iCs/>
        </w:rPr>
        <w:t xml:space="preserve">Date:  N/A  </w:t>
      </w:r>
    </w:p>
    <w:p w14:paraId="5E10395C" w14:textId="3590643F" w:rsidR="000A7FF4" w:rsidRDefault="000A7FF4" w:rsidP="000A7FF4">
      <w:pPr>
        <w:pStyle w:val="ListParagraph"/>
        <w:numPr>
          <w:ilvl w:val="1"/>
          <w:numId w:val="11"/>
        </w:numPr>
        <w:jc w:val="both"/>
        <w:rPr>
          <w:iCs/>
        </w:rPr>
      </w:pPr>
      <w:r>
        <w:rPr>
          <w:iCs/>
        </w:rPr>
        <w:t>Publishing Organization:</w:t>
      </w:r>
      <w:r w:rsidR="004D7078">
        <w:rPr>
          <w:iCs/>
        </w:rPr>
        <w:t xml:space="preserve">   </w:t>
      </w:r>
      <w:r w:rsidR="00F01A53" w:rsidRPr="00F01A53">
        <w:rPr>
          <w:iCs/>
        </w:rPr>
        <w:t>IEEE Computer Society</w:t>
      </w:r>
      <w:r w:rsidR="00F01A53">
        <w:rPr>
          <w:iCs/>
        </w:rPr>
        <w:t xml:space="preserve">   </w:t>
      </w:r>
    </w:p>
    <w:p w14:paraId="244A5E0C" w14:textId="7DC01620" w:rsidR="001C2247" w:rsidRDefault="001C2247" w:rsidP="001C2247">
      <w:pPr>
        <w:ind w:left="360"/>
        <w:jc w:val="both"/>
        <w:rPr>
          <w:iCs/>
        </w:rPr>
      </w:pPr>
    </w:p>
    <w:p w14:paraId="39BF1E99" w14:textId="77777777" w:rsidR="001C2247" w:rsidRPr="001C2247" w:rsidRDefault="001C2247" w:rsidP="001C2247">
      <w:pPr>
        <w:ind w:left="360"/>
        <w:jc w:val="both"/>
        <w:rPr>
          <w:iCs/>
        </w:rPr>
      </w:pPr>
    </w:p>
    <w:p w14:paraId="77C30FD8" w14:textId="716A31B5" w:rsidR="00E40A7C" w:rsidRPr="006C7573" w:rsidRDefault="00D74810" w:rsidP="00CA56F2">
      <w:pPr>
        <w:pStyle w:val="ListParagraph"/>
        <w:numPr>
          <w:ilvl w:val="0"/>
          <w:numId w:val="11"/>
        </w:numPr>
        <w:jc w:val="both"/>
        <w:rPr>
          <w:iCs/>
        </w:rPr>
      </w:pPr>
      <w:hyperlink r:id="rId29">
        <w:proofErr w:type="spellStart"/>
        <w:r w:rsidR="006C7573" w:rsidRPr="749416F7">
          <w:rPr>
            <w:rStyle w:val="Hyperlink"/>
            <w:rFonts w:cs="Times"/>
          </w:rPr>
          <w:t>Paypal</w:t>
        </w:r>
        <w:proofErr w:type="spellEnd"/>
        <w:r w:rsidR="006C7573" w:rsidRPr="749416F7">
          <w:rPr>
            <w:rStyle w:val="Hyperlink"/>
            <w:rFonts w:cs="Times"/>
          </w:rPr>
          <w:t xml:space="preserve"> Client and Server API</w:t>
        </w:r>
        <w:r w:rsidR="00FF69BD" w:rsidRPr="749416F7">
          <w:rPr>
            <w:rStyle w:val="Hyperlink"/>
            <w:rFonts w:cs="Times"/>
          </w:rPr>
          <w:t xml:space="preserve">:   </w:t>
        </w:r>
        <w:r w:rsidR="006C7573" w:rsidRPr="749416F7">
          <w:rPr>
            <w:rStyle w:val="Hyperlink"/>
            <w:rFonts w:cs="Times"/>
          </w:rPr>
          <w:t xml:space="preserve">    </w:t>
        </w:r>
      </w:hyperlink>
      <w:r w:rsidR="006C7573" w:rsidRPr="749416F7">
        <w:rPr>
          <w:rFonts w:cs="Times"/>
        </w:rPr>
        <w:t xml:space="preserve"> </w:t>
      </w:r>
    </w:p>
    <w:p w14:paraId="43F3CDF7" w14:textId="76D1B798" w:rsidR="00FF69BD" w:rsidRPr="00F01A53" w:rsidRDefault="00FF69BD" w:rsidP="00FF69BD">
      <w:pPr>
        <w:pStyle w:val="ListParagraph"/>
        <w:numPr>
          <w:ilvl w:val="1"/>
          <w:numId w:val="11"/>
        </w:numPr>
        <w:jc w:val="both"/>
        <w:rPr>
          <w:rStyle w:val="Hyperlink"/>
          <w:iCs/>
          <w:color w:val="auto"/>
          <w:u w:val="none"/>
        </w:rPr>
      </w:pPr>
      <w:r w:rsidRPr="00F11C46">
        <w:rPr>
          <w:rStyle w:val="Hyperlink"/>
          <w:iCs/>
          <w:color w:val="000000" w:themeColor="text1"/>
          <w:u w:val="none"/>
        </w:rPr>
        <w:t>Title</w:t>
      </w:r>
      <w:r>
        <w:rPr>
          <w:rStyle w:val="Hyperlink"/>
          <w:iCs/>
          <w:color w:val="000000" w:themeColor="text1"/>
          <w:u w:val="none"/>
        </w:rPr>
        <w:t>:</w:t>
      </w:r>
      <w:r w:rsidR="009B5512">
        <w:rPr>
          <w:rStyle w:val="Hyperlink"/>
          <w:iCs/>
          <w:color w:val="000000" w:themeColor="text1"/>
          <w:u w:val="none"/>
        </w:rPr>
        <w:t xml:space="preserve">  </w:t>
      </w:r>
      <w:proofErr w:type="spellStart"/>
      <w:r w:rsidR="009B5512">
        <w:rPr>
          <w:rStyle w:val="Hyperlink"/>
          <w:iCs/>
          <w:color w:val="000000" w:themeColor="text1"/>
          <w:u w:val="none"/>
        </w:rPr>
        <w:t>Paypal</w:t>
      </w:r>
      <w:proofErr w:type="spellEnd"/>
      <w:r w:rsidR="009B5512">
        <w:rPr>
          <w:rStyle w:val="Hyperlink"/>
          <w:iCs/>
          <w:color w:val="000000" w:themeColor="text1"/>
          <w:u w:val="none"/>
        </w:rPr>
        <w:t xml:space="preserve"> Client and Server API   </w:t>
      </w:r>
      <w:r w:rsidRPr="749416F7">
        <w:rPr>
          <w:rFonts w:cs="Times"/>
          <w:color w:val="000000" w:themeColor="text1"/>
          <w:sz w:val="26"/>
          <w:szCs w:val="26"/>
        </w:rPr>
        <w:t xml:space="preserve">    </w:t>
      </w:r>
    </w:p>
    <w:p w14:paraId="7B3154EB" w14:textId="5987141E" w:rsidR="00FF69BD" w:rsidRDefault="00FF69BD" w:rsidP="00FF69BD">
      <w:pPr>
        <w:pStyle w:val="ListParagraph"/>
        <w:numPr>
          <w:ilvl w:val="1"/>
          <w:numId w:val="11"/>
        </w:numPr>
        <w:jc w:val="both"/>
        <w:rPr>
          <w:iCs/>
        </w:rPr>
      </w:pPr>
      <w:r>
        <w:rPr>
          <w:iCs/>
        </w:rPr>
        <w:t>Report Number:</w:t>
      </w:r>
      <w:r w:rsidR="00CE51D7">
        <w:rPr>
          <w:iCs/>
        </w:rPr>
        <w:t xml:space="preserve">  N/A   </w:t>
      </w:r>
      <w:r>
        <w:rPr>
          <w:iCs/>
        </w:rPr>
        <w:t xml:space="preserve"> </w:t>
      </w:r>
    </w:p>
    <w:p w14:paraId="2E93B38F" w14:textId="07DB5455" w:rsidR="00FF69BD" w:rsidRDefault="00FF69BD" w:rsidP="00FF69BD">
      <w:pPr>
        <w:pStyle w:val="ListParagraph"/>
        <w:numPr>
          <w:ilvl w:val="1"/>
          <w:numId w:val="11"/>
        </w:numPr>
        <w:jc w:val="both"/>
        <w:rPr>
          <w:iCs/>
        </w:rPr>
      </w:pPr>
      <w:r>
        <w:rPr>
          <w:iCs/>
        </w:rPr>
        <w:t>Date:</w:t>
      </w:r>
      <w:r w:rsidR="00B07DAA">
        <w:rPr>
          <w:iCs/>
        </w:rPr>
        <w:t xml:space="preserve">  04/24/2024   </w:t>
      </w:r>
    </w:p>
    <w:p w14:paraId="735C35E9" w14:textId="19604540" w:rsidR="00FF69BD" w:rsidRDefault="00FF69BD" w:rsidP="00FF69BD">
      <w:pPr>
        <w:pStyle w:val="ListParagraph"/>
        <w:numPr>
          <w:ilvl w:val="1"/>
          <w:numId w:val="11"/>
        </w:numPr>
        <w:jc w:val="both"/>
        <w:rPr>
          <w:iCs/>
        </w:rPr>
      </w:pPr>
      <w:r>
        <w:rPr>
          <w:iCs/>
        </w:rPr>
        <w:t>Publishing Organization:</w:t>
      </w:r>
      <w:r w:rsidR="00CE51D7">
        <w:rPr>
          <w:iCs/>
        </w:rPr>
        <w:t xml:space="preserve">  </w:t>
      </w:r>
      <w:proofErr w:type="spellStart"/>
      <w:r w:rsidR="00CE51D7">
        <w:rPr>
          <w:iCs/>
        </w:rPr>
        <w:t>Payp</w:t>
      </w:r>
      <w:r w:rsidR="00CE51D7" w:rsidRPr="00CE51D7">
        <w:rPr>
          <w:iCs/>
        </w:rPr>
        <w:t>al</w:t>
      </w:r>
      <w:proofErr w:type="spellEnd"/>
      <w:r w:rsidR="00CE51D7">
        <w:rPr>
          <w:iCs/>
        </w:rPr>
        <w:t xml:space="preserve"> Developer   </w:t>
      </w:r>
    </w:p>
    <w:p w14:paraId="7DA49DB1" w14:textId="77777777" w:rsidR="00FC3787" w:rsidRDefault="00FC3787" w:rsidP="00CA56F2">
      <w:pPr>
        <w:pStyle w:val="ListParagraph"/>
        <w:jc w:val="both"/>
        <w:rPr>
          <w:iCs/>
        </w:rPr>
      </w:pPr>
    </w:p>
    <w:p w14:paraId="692823D7" w14:textId="77777777" w:rsidR="00FF69BD" w:rsidRDefault="00FF69BD" w:rsidP="00CA56F2">
      <w:pPr>
        <w:pStyle w:val="ListParagraph"/>
        <w:jc w:val="both"/>
        <w:rPr>
          <w:iCs/>
        </w:rPr>
      </w:pPr>
    </w:p>
    <w:p w14:paraId="35862807" w14:textId="5B5E59E7" w:rsidR="00FF69BD" w:rsidRPr="00CE51D7" w:rsidRDefault="0016679F" w:rsidP="00FF69BD">
      <w:pPr>
        <w:pStyle w:val="ListParagraph"/>
        <w:numPr>
          <w:ilvl w:val="0"/>
          <w:numId w:val="11"/>
        </w:numPr>
        <w:jc w:val="both"/>
        <w:rPr>
          <w:rStyle w:val="Hyperlink"/>
          <w:iCs/>
          <w:color w:val="auto"/>
          <w:u w:val="none"/>
        </w:rPr>
      </w:pPr>
      <w:ins w:id="16" w:author="Microsoft Word" w:date="2024-05-27T20:54:00Z">
        <w:r>
          <w:fldChar w:fldCharType="begin"/>
        </w:r>
        <w:r w:rsidR="00B14FEF">
          <w:instrText>HYPERLINK "https://developer.bitcoin.org/reference/rpc/index.html"</w:instrText>
        </w:r>
        <w:r>
          <w:fldChar w:fldCharType="separate"/>
        </w:r>
        <w:r w:rsidR="00FF69BD" w:rsidRPr="001946FD">
          <w:rPr>
            <w:rStyle w:val="Hyperlink"/>
            <w:iCs/>
          </w:rPr>
          <w:t>Bitcoin RPC API</w:t>
        </w:r>
        <w:r>
          <w:rPr>
            <w:rStyle w:val="Hyperlink"/>
            <w:iCs/>
          </w:rPr>
          <w:fldChar w:fldCharType="end"/>
        </w:r>
      </w:ins>
    </w:p>
    <w:p w14:paraId="2FEA9247" w14:textId="761533FC" w:rsidR="00CE51D7" w:rsidRPr="006E5DE8" w:rsidRDefault="00CE51D7" w:rsidP="006E5DE8">
      <w:pPr>
        <w:pStyle w:val="ListParagraph"/>
        <w:numPr>
          <w:ilvl w:val="1"/>
          <w:numId w:val="11"/>
        </w:numPr>
        <w:jc w:val="both"/>
        <w:rPr>
          <w:rStyle w:val="Hyperlink"/>
          <w:iCs/>
          <w:color w:val="auto"/>
          <w:u w:val="none"/>
        </w:rPr>
      </w:pPr>
      <w:r w:rsidRPr="00F11C46">
        <w:rPr>
          <w:rStyle w:val="Hyperlink"/>
          <w:iCs/>
          <w:color w:val="000000" w:themeColor="text1"/>
          <w:u w:val="none"/>
        </w:rPr>
        <w:t>Title</w:t>
      </w:r>
      <w:r>
        <w:rPr>
          <w:rStyle w:val="Hyperlink"/>
          <w:iCs/>
          <w:color w:val="000000" w:themeColor="text1"/>
          <w:u w:val="none"/>
        </w:rPr>
        <w:t>:</w:t>
      </w:r>
      <w:r w:rsidR="006E5DE8">
        <w:rPr>
          <w:rStyle w:val="Hyperlink"/>
          <w:iCs/>
          <w:color w:val="000000" w:themeColor="text1"/>
          <w:u w:val="none"/>
        </w:rPr>
        <w:t xml:space="preserve">  </w:t>
      </w:r>
      <w:r w:rsidR="006E5DE8" w:rsidRPr="00016BAC">
        <w:rPr>
          <w:iCs/>
          <w:color w:val="000000" w:themeColor="text1"/>
        </w:rPr>
        <w:t>Bitcoin RPC API</w:t>
      </w:r>
      <w:r w:rsidR="006E5DE8" w:rsidRPr="00016BAC">
        <w:rPr>
          <w:rStyle w:val="Hyperlink"/>
          <w:iCs/>
          <w:color w:val="000000" w:themeColor="text1"/>
        </w:rPr>
        <w:t xml:space="preserve">   </w:t>
      </w:r>
    </w:p>
    <w:p w14:paraId="54FA8888" w14:textId="484294A0" w:rsidR="00CE51D7" w:rsidRDefault="00CE51D7" w:rsidP="00CE51D7">
      <w:pPr>
        <w:pStyle w:val="ListParagraph"/>
        <w:numPr>
          <w:ilvl w:val="1"/>
          <w:numId w:val="11"/>
        </w:numPr>
        <w:jc w:val="both"/>
        <w:rPr>
          <w:iCs/>
        </w:rPr>
      </w:pPr>
      <w:r>
        <w:rPr>
          <w:iCs/>
        </w:rPr>
        <w:t xml:space="preserve">Report Number:  N/A    </w:t>
      </w:r>
    </w:p>
    <w:p w14:paraId="2A54A1F9" w14:textId="1255FE4C" w:rsidR="00CE51D7" w:rsidRDefault="00CE51D7" w:rsidP="00CE51D7">
      <w:pPr>
        <w:pStyle w:val="ListParagraph"/>
        <w:numPr>
          <w:ilvl w:val="1"/>
          <w:numId w:val="11"/>
        </w:numPr>
        <w:jc w:val="both"/>
        <w:rPr>
          <w:iCs/>
        </w:rPr>
      </w:pPr>
      <w:r>
        <w:rPr>
          <w:iCs/>
        </w:rPr>
        <w:t>Date:</w:t>
      </w:r>
      <w:r w:rsidR="004E7272">
        <w:rPr>
          <w:iCs/>
        </w:rPr>
        <w:t xml:space="preserve">  N/A   </w:t>
      </w:r>
    </w:p>
    <w:p w14:paraId="0BD69BC3" w14:textId="0133A4C6" w:rsidR="00CE51D7" w:rsidRDefault="00CE51D7" w:rsidP="00CE51D7">
      <w:pPr>
        <w:pStyle w:val="ListParagraph"/>
        <w:numPr>
          <w:ilvl w:val="1"/>
          <w:numId w:val="11"/>
        </w:numPr>
        <w:jc w:val="both"/>
        <w:rPr>
          <w:iCs/>
        </w:rPr>
      </w:pPr>
      <w:r>
        <w:rPr>
          <w:iCs/>
        </w:rPr>
        <w:t xml:space="preserve">Publishing Organization:  </w:t>
      </w:r>
      <w:r w:rsidR="0072211A">
        <w:rPr>
          <w:iCs/>
        </w:rPr>
        <w:t xml:space="preserve">Bitcoin </w:t>
      </w:r>
      <w:r>
        <w:rPr>
          <w:iCs/>
        </w:rPr>
        <w:t xml:space="preserve">Developer   </w:t>
      </w:r>
    </w:p>
    <w:p w14:paraId="69AD1424" w14:textId="51DB6AC3" w:rsidR="00CE51D7" w:rsidRDefault="00C55F06" w:rsidP="00494FA8">
      <w:pPr>
        <w:pStyle w:val="ListParagraph"/>
        <w:numPr>
          <w:ilvl w:val="0"/>
          <w:numId w:val="11"/>
        </w:numPr>
        <w:jc w:val="both"/>
        <w:rPr>
          <w:iCs/>
        </w:rPr>
      </w:pPr>
      <w:hyperlink r:id="rId30" w:anchor=":~:text=The%20most%20common%20approach%20is,lead%20to%20a%20service%20disruption" w:history="1">
        <w:r w:rsidR="00C200A8" w:rsidRPr="00C55F06">
          <w:rPr>
            <w:rStyle w:val="Hyperlink"/>
            <w:iCs/>
          </w:rPr>
          <w:t xml:space="preserve">Web server Clustering: High Availability Setup   </w:t>
        </w:r>
      </w:hyperlink>
      <w:r w:rsidR="00C200A8">
        <w:rPr>
          <w:iCs/>
        </w:rPr>
        <w:t xml:space="preserve"> </w:t>
      </w:r>
    </w:p>
    <w:p w14:paraId="75C91EE7" w14:textId="3E655EFF" w:rsidR="00C200A8" w:rsidRPr="00C55F06" w:rsidRDefault="00C200A8" w:rsidP="00C55F06">
      <w:pPr>
        <w:pStyle w:val="ListParagraph"/>
        <w:numPr>
          <w:ilvl w:val="1"/>
          <w:numId w:val="11"/>
        </w:numPr>
        <w:jc w:val="both"/>
        <w:rPr>
          <w:rStyle w:val="Hyperlink"/>
          <w:iCs/>
          <w:color w:val="auto"/>
          <w:u w:val="none"/>
        </w:rPr>
      </w:pPr>
      <w:r w:rsidRPr="00F11C46">
        <w:rPr>
          <w:rStyle w:val="Hyperlink"/>
          <w:iCs/>
          <w:color w:val="000000" w:themeColor="text1"/>
          <w:u w:val="none"/>
        </w:rPr>
        <w:t>Ti</w:t>
      </w:r>
      <w:r w:rsidR="006C1D06">
        <w:rPr>
          <w:rStyle w:val="Hyperlink"/>
          <w:iCs/>
          <w:color w:val="000000" w:themeColor="text1"/>
          <w:u w:val="none"/>
        </w:rPr>
        <w:t>tle:</w:t>
      </w:r>
      <w:r w:rsidR="00C55F06">
        <w:rPr>
          <w:rStyle w:val="Hyperlink"/>
          <w:iCs/>
          <w:color w:val="000000" w:themeColor="text1"/>
          <w:u w:val="none"/>
        </w:rPr>
        <w:t xml:space="preserve">  </w:t>
      </w:r>
      <w:r w:rsidR="00C55F06">
        <w:rPr>
          <w:iCs/>
        </w:rPr>
        <w:t xml:space="preserve">Web Server Clustering: High Availability Setup    </w:t>
      </w:r>
    </w:p>
    <w:p w14:paraId="3FB37236" w14:textId="77777777" w:rsidR="00C200A8" w:rsidRDefault="00C200A8" w:rsidP="00C200A8">
      <w:pPr>
        <w:pStyle w:val="ListParagraph"/>
        <w:numPr>
          <w:ilvl w:val="1"/>
          <w:numId w:val="11"/>
        </w:numPr>
        <w:jc w:val="both"/>
        <w:rPr>
          <w:iCs/>
        </w:rPr>
      </w:pPr>
      <w:r>
        <w:rPr>
          <w:iCs/>
        </w:rPr>
        <w:t xml:space="preserve">Report Number:  N/A    </w:t>
      </w:r>
    </w:p>
    <w:p w14:paraId="623169D7" w14:textId="4F5E61B5" w:rsidR="00C200A8" w:rsidRDefault="00C200A8" w:rsidP="00C200A8">
      <w:pPr>
        <w:pStyle w:val="ListParagraph"/>
        <w:numPr>
          <w:ilvl w:val="1"/>
          <w:numId w:val="11"/>
        </w:numPr>
        <w:jc w:val="both"/>
        <w:rPr>
          <w:iCs/>
        </w:rPr>
      </w:pPr>
      <w:r>
        <w:rPr>
          <w:iCs/>
        </w:rPr>
        <w:t>Date:</w:t>
      </w:r>
      <w:r w:rsidR="00C55F06">
        <w:rPr>
          <w:iCs/>
        </w:rPr>
        <w:t xml:space="preserve">  05/20/2024   </w:t>
      </w:r>
      <w:r>
        <w:rPr>
          <w:iCs/>
        </w:rPr>
        <w:t xml:space="preserve"> </w:t>
      </w:r>
    </w:p>
    <w:p w14:paraId="71DFEABE" w14:textId="44F13E94" w:rsidR="00374B2F" w:rsidRPr="00374B2F" w:rsidRDefault="00C200A8" w:rsidP="00374B2F">
      <w:pPr>
        <w:pStyle w:val="ListParagraph"/>
        <w:numPr>
          <w:ilvl w:val="1"/>
          <w:numId w:val="11"/>
        </w:numPr>
        <w:jc w:val="both"/>
        <w:rPr>
          <w:rStyle w:val="Hyperlink"/>
          <w:iCs/>
          <w:color w:val="auto"/>
          <w:u w:val="none"/>
        </w:rPr>
      </w:pPr>
      <w:r>
        <w:rPr>
          <w:iCs/>
        </w:rPr>
        <w:t>Publishing Organization:</w:t>
      </w:r>
      <w:r w:rsidR="00C55F06">
        <w:rPr>
          <w:iCs/>
        </w:rPr>
        <w:t xml:space="preserve">  </w:t>
      </w:r>
      <w:r w:rsidR="00C55F06">
        <w:rPr>
          <w:rStyle w:val="Hyperlink"/>
          <w:iCs/>
          <w:color w:val="000000" w:themeColor="text1"/>
          <w:u w:val="none"/>
        </w:rPr>
        <w:t>Alibaba Cloud</w:t>
      </w:r>
      <w:r w:rsidR="00374B2F">
        <w:rPr>
          <w:rStyle w:val="Hyperlink"/>
          <w:iCs/>
          <w:color w:val="000000" w:themeColor="text1"/>
          <w:u w:val="none"/>
        </w:rPr>
        <w:t xml:space="preserve">    </w:t>
      </w:r>
    </w:p>
    <w:p w14:paraId="512695B9" w14:textId="77777777" w:rsidR="00374B2F" w:rsidRDefault="00374B2F" w:rsidP="00374B2F">
      <w:pPr>
        <w:jc w:val="both"/>
        <w:rPr>
          <w:iCs/>
        </w:rPr>
      </w:pPr>
    </w:p>
    <w:p w14:paraId="438A3807" w14:textId="2F199EFD" w:rsidR="0068213B" w:rsidRDefault="0068213B" w:rsidP="0068213B">
      <w:pPr>
        <w:jc w:val="both"/>
        <w:rPr>
          <w:iCs/>
        </w:rPr>
      </w:pPr>
    </w:p>
    <w:p w14:paraId="12306870" w14:textId="77777777" w:rsidR="0068213B" w:rsidRDefault="0068213B" w:rsidP="0068213B">
      <w:pPr>
        <w:pStyle w:val="ListParagraph"/>
        <w:numPr>
          <w:ilvl w:val="0"/>
          <w:numId w:val="11"/>
        </w:numPr>
        <w:jc w:val="both"/>
        <w:rPr>
          <w:iCs/>
        </w:rPr>
      </w:pPr>
      <w:hyperlink r:id="rId31" w:history="1">
        <w:r w:rsidRPr="0068213B">
          <w:rPr>
            <w:rStyle w:val="Hyperlink"/>
            <w:iCs/>
          </w:rPr>
          <w:t xml:space="preserve">HTTP Requests  </w:t>
        </w:r>
      </w:hyperlink>
      <w:r>
        <w:rPr>
          <w:iCs/>
        </w:rPr>
        <w:t xml:space="preserve">  </w:t>
      </w:r>
    </w:p>
    <w:p w14:paraId="05D38540" w14:textId="20B565A8" w:rsidR="0068213B" w:rsidRPr="00C55F06" w:rsidRDefault="0068213B" w:rsidP="0068213B">
      <w:pPr>
        <w:pStyle w:val="ListParagraph"/>
        <w:numPr>
          <w:ilvl w:val="1"/>
          <w:numId w:val="11"/>
        </w:numPr>
        <w:jc w:val="both"/>
        <w:rPr>
          <w:rStyle w:val="Hyperlink"/>
          <w:iCs/>
          <w:color w:val="auto"/>
          <w:u w:val="none"/>
        </w:rPr>
      </w:pPr>
      <w:r w:rsidRPr="00F11C46">
        <w:rPr>
          <w:rStyle w:val="Hyperlink"/>
          <w:iCs/>
          <w:color w:val="000000" w:themeColor="text1"/>
          <w:u w:val="none"/>
        </w:rPr>
        <w:t>Ti</w:t>
      </w:r>
      <w:r>
        <w:rPr>
          <w:rStyle w:val="Hyperlink"/>
          <w:iCs/>
          <w:color w:val="000000" w:themeColor="text1"/>
          <w:u w:val="none"/>
        </w:rPr>
        <w:t xml:space="preserve">tle:  HTTP Requests   </w:t>
      </w:r>
    </w:p>
    <w:p w14:paraId="1EAB8DB7" w14:textId="77777777" w:rsidR="0068213B" w:rsidRDefault="0068213B" w:rsidP="0068213B">
      <w:pPr>
        <w:pStyle w:val="ListParagraph"/>
        <w:numPr>
          <w:ilvl w:val="1"/>
          <w:numId w:val="11"/>
        </w:numPr>
        <w:jc w:val="both"/>
        <w:rPr>
          <w:iCs/>
        </w:rPr>
      </w:pPr>
      <w:r>
        <w:rPr>
          <w:iCs/>
        </w:rPr>
        <w:t xml:space="preserve">Report Number:  N/A    </w:t>
      </w:r>
    </w:p>
    <w:p w14:paraId="3668786D" w14:textId="35290E36" w:rsidR="0068213B" w:rsidRDefault="0068213B" w:rsidP="0068213B">
      <w:pPr>
        <w:pStyle w:val="ListParagraph"/>
        <w:numPr>
          <w:ilvl w:val="1"/>
          <w:numId w:val="11"/>
        </w:numPr>
        <w:jc w:val="both"/>
        <w:rPr>
          <w:iCs/>
        </w:rPr>
      </w:pPr>
      <w:r>
        <w:rPr>
          <w:iCs/>
        </w:rPr>
        <w:t>Date:</w:t>
      </w:r>
      <w:r w:rsidR="00E95B1A">
        <w:rPr>
          <w:iCs/>
        </w:rPr>
        <w:t xml:space="preserve">  N/A   </w:t>
      </w:r>
      <w:r>
        <w:rPr>
          <w:iCs/>
        </w:rPr>
        <w:t xml:space="preserve"> </w:t>
      </w:r>
    </w:p>
    <w:p w14:paraId="0B396562" w14:textId="4DDF9397" w:rsidR="0068213B" w:rsidRDefault="0068213B" w:rsidP="0068213B">
      <w:pPr>
        <w:pStyle w:val="ListParagraph"/>
        <w:numPr>
          <w:ilvl w:val="1"/>
          <w:numId w:val="11"/>
        </w:numPr>
        <w:jc w:val="both"/>
        <w:rPr>
          <w:iCs/>
        </w:rPr>
      </w:pPr>
      <w:r>
        <w:rPr>
          <w:iCs/>
        </w:rPr>
        <w:t>Publishing Organization</w:t>
      </w:r>
      <w:r w:rsidR="00E95B1A">
        <w:rPr>
          <w:iCs/>
        </w:rPr>
        <w:t xml:space="preserve">:  Code Academy    </w:t>
      </w:r>
    </w:p>
    <w:p w14:paraId="5B02A758" w14:textId="77777777" w:rsidR="001E3DDC" w:rsidRDefault="001E3DDC" w:rsidP="001E3DDC">
      <w:pPr>
        <w:jc w:val="both"/>
        <w:rPr>
          <w:rStyle w:val="Hyperlink"/>
          <w:iCs/>
          <w:color w:val="auto"/>
          <w:u w:val="none"/>
        </w:rPr>
      </w:pPr>
    </w:p>
    <w:p w14:paraId="3AA56359" w14:textId="5A7D4B16" w:rsidR="001E3DDC" w:rsidRDefault="001E3DDC" w:rsidP="001E3DDC">
      <w:pPr>
        <w:jc w:val="both"/>
        <w:rPr>
          <w:rStyle w:val="Hyperlink"/>
          <w:iCs/>
          <w:color w:val="auto"/>
          <w:u w:val="none"/>
        </w:rPr>
      </w:pPr>
    </w:p>
    <w:p w14:paraId="36C3BFED" w14:textId="05F39A90" w:rsidR="00836053" w:rsidRPr="00E41C02" w:rsidRDefault="00D97C70" w:rsidP="00E41C02">
      <w:pPr>
        <w:pStyle w:val="ListParagraph"/>
        <w:numPr>
          <w:ilvl w:val="0"/>
          <w:numId w:val="11"/>
        </w:numPr>
        <w:jc w:val="both"/>
        <w:rPr>
          <w:rStyle w:val="Hyperlink"/>
          <w:iCs/>
          <w:color w:val="auto"/>
          <w:u w:val="none"/>
        </w:rPr>
      </w:pPr>
      <w:hyperlink r:id="rId32" w:anchor=":~:text=FAQs-,What%20is%20CRUD%3F,%2C%20read%2C%20update%20and%20delete" w:history="1">
        <w:r w:rsidRPr="00D97C70">
          <w:rPr>
            <w:rStyle w:val="Hyperlink"/>
            <w:iCs/>
          </w:rPr>
          <w:t xml:space="preserve">DevOps and Security Glossary Terms:  </w:t>
        </w:r>
        <w:r w:rsidR="00836053" w:rsidRPr="00D97C70">
          <w:rPr>
            <w:rStyle w:val="Hyperlink"/>
            <w:iCs/>
          </w:rPr>
          <w:t xml:space="preserve"> </w:t>
        </w:r>
      </w:hyperlink>
      <w:r w:rsidR="00836053" w:rsidRPr="00E41C02">
        <w:rPr>
          <w:rStyle w:val="Hyperlink"/>
          <w:iCs/>
          <w:color w:val="auto"/>
          <w:u w:val="none"/>
        </w:rPr>
        <w:t xml:space="preserve"> </w:t>
      </w:r>
    </w:p>
    <w:p w14:paraId="30553B38" w14:textId="62AFD590" w:rsidR="00836053" w:rsidRDefault="00836053" w:rsidP="00836053">
      <w:pPr>
        <w:pStyle w:val="ListParagraph"/>
        <w:numPr>
          <w:ilvl w:val="1"/>
          <w:numId w:val="11"/>
        </w:numPr>
        <w:jc w:val="both"/>
        <w:rPr>
          <w:rStyle w:val="Hyperlink"/>
          <w:iCs/>
          <w:color w:val="auto"/>
          <w:u w:val="none"/>
        </w:rPr>
      </w:pPr>
      <w:r>
        <w:rPr>
          <w:rStyle w:val="Hyperlink"/>
          <w:iCs/>
          <w:color w:val="auto"/>
          <w:u w:val="none"/>
        </w:rPr>
        <w:t>Title</w:t>
      </w:r>
      <w:r w:rsidR="00D97C70">
        <w:rPr>
          <w:rStyle w:val="Hyperlink"/>
          <w:iCs/>
          <w:color w:val="auto"/>
          <w:u w:val="none"/>
        </w:rPr>
        <w:t>:   DevOps and Security Glossary Terms</w:t>
      </w:r>
      <w:r w:rsidR="00DE16A2">
        <w:rPr>
          <w:rStyle w:val="Hyperlink"/>
          <w:iCs/>
          <w:color w:val="auto"/>
          <w:u w:val="none"/>
        </w:rPr>
        <w:t xml:space="preserve">  </w:t>
      </w:r>
    </w:p>
    <w:p w14:paraId="43ED6FC1" w14:textId="4ED12BF6" w:rsidR="00DE16A2" w:rsidRDefault="00B67AA3" w:rsidP="00836053">
      <w:pPr>
        <w:pStyle w:val="ListParagraph"/>
        <w:numPr>
          <w:ilvl w:val="1"/>
          <w:numId w:val="11"/>
        </w:numPr>
        <w:jc w:val="both"/>
        <w:rPr>
          <w:rStyle w:val="Hyperlink"/>
          <w:iCs/>
          <w:color w:val="auto"/>
          <w:u w:val="none"/>
        </w:rPr>
      </w:pPr>
      <w:r>
        <w:rPr>
          <w:rStyle w:val="Hyperlink"/>
          <w:iCs/>
          <w:color w:val="auto"/>
          <w:u w:val="none"/>
        </w:rPr>
        <w:t>Report Nu</w:t>
      </w:r>
      <w:r w:rsidR="00641FC4">
        <w:rPr>
          <w:rStyle w:val="Hyperlink"/>
          <w:iCs/>
          <w:color w:val="auto"/>
          <w:u w:val="none"/>
        </w:rPr>
        <w:t xml:space="preserve">mber:  N/A   </w:t>
      </w:r>
    </w:p>
    <w:p w14:paraId="40BE0722" w14:textId="1EC2A500" w:rsidR="00641FC4" w:rsidRDefault="00641FC4" w:rsidP="00641FC4">
      <w:pPr>
        <w:pStyle w:val="ListParagraph"/>
        <w:numPr>
          <w:ilvl w:val="1"/>
          <w:numId w:val="11"/>
        </w:numPr>
        <w:jc w:val="both"/>
        <w:rPr>
          <w:iCs/>
        </w:rPr>
      </w:pPr>
      <w:r>
        <w:rPr>
          <w:rStyle w:val="Hyperlink"/>
          <w:iCs/>
          <w:color w:val="auto"/>
          <w:u w:val="none"/>
        </w:rPr>
        <w:t xml:space="preserve">Date:  </w:t>
      </w:r>
      <w:r>
        <w:rPr>
          <w:iCs/>
        </w:rPr>
        <w:t xml:space="preserve">N/A    </w:t>
      </w:r>
    </w:p>
    <w:p w14:paraId="762C82F8" w14:textId="1BA9ADE9" w:rsidR="00D97C70" w:rsidRDefault="00641FC4" w:rsidP="00D97C70">
      <w:pPr>
        <w:pStyle w:val="ListParagraph"/>
        <w:numPr>
          <w:ilvl w:val="1"/>
          <w:numId w:val="11"/>
        </w:numPr>
        <w:jc w:val="both"/>
        <w:rPr>
          <w:iCs/>
        </w:rPr>
      </w:pPr>
      <w:r>
        <w:rPr>
          <w:iCs/>
        </w:rPr>
        <w:t>Publishing Organiza</w:t>
      </w:r>
      <w:r w:rsidR="00D97C70">
        <w:rPr>
          <w:iCs/>
        </w:rPr>
        <w:t xml:space="preserve">tion:  Sumo Logic    </w:t>
      </w:r>
    </w:p>
    <w:p w14:paraId="67584B44" w14:textId="15A0B58C" w:rsidR="00293F7A" w:rsidRDefault="00293F7A" w:rsidP="00293F7A">
      <w:pPr>
        <w:jc w:val="both"/>
        <w:rPr>
          <w:rStyle w:val="Hyperlink"/>
          <w:iCs/>
          <w:color w:val="auto"/>
          <w:u w:val="none"/>
        </w:rPr>
      </w:pPr>
    </w:p>
    <w:p w14:paraId="7528E685" w14:textId="77777777" w:rsidR="00293F7A" w:rsidRDefault="00293F7A" w:rsidP="00293F7A">
      <w:pPr>
        <w:jc w:val="both"/>
        <w:rPr>
          <w:rStyle w:val="Hyperlink"/>
          <w:iCs/>
          <w:color w:val="auto"/>
          <w:u w:val="none"/>
        </w:rPr>
      </w:pPr>
    </w:p>
    <w:p w14:paraId="226CCB08" w14:textId="330E9A40" w:rsidR="00293F7A" w:rsidRDefault="00B07868" w:rsidP="00293F7A">
      <w:pPr>
        <w:pStyle w:val="ListParagraph"/>
        <w:numPr>
          <w:ilvl w:val="0"/>
          <w:numId w:val="11"/>
        </w:numPr>
        <w:jc w:val="both"/>
        <w:rPr>
          <w:rStyle w:val="Hyperlink"/>
          <w:iCs/>
          <w:color w:val="auto"/>
          <w:u w:val="none"/>
        </w:rPr>
      </w:pPr>
      <w:hyperlink r:id="rId33" w:history="1">
        <w:r w:rsidR="00293F7A" w:rsidRPr="00B07868">
          <w:rPr>
            <w:rStyle w:val="Hyperlink"/>
            <w:iCs/>
          </w:rPr>
          <w:t xml:space="preserve">The Ultimate Guide to Review Scraping in 2024  </w:t>
        </w:r>
      </w:hyperlink>
      <w:r w:rsidR="00293F7A">
        <w:rPr>
          <w:rStyle w:val="Hyperlink"/>
          <w:iCs/>
          <w:color w:val="auto"/>
          <w:u w:val="none"/>
        </w:rPr>
        <w:t xml:space="preserve"> </w:t>
      </w:r>
    </w:p>
    <w:p w14:paraId="2C1BFD72" w14:textId="5E36C0A0" w:rsidR="00293F7A" w:rsidRPr="00293F7A" w:rsidRDefault="00293F7A" w:rsidP="00293F7A">
      <w:pPr>
        <w:pStyle w:val="ListParagraph"/>
        <w:numPr>
          <w:ilvl w:val="1"/>
          <w:numId w:val="11"/>
        </w:numPr>
        <w:jc w:val="both"/>
        <w:rPr>
          <w:rStyle w:val="Hyperlink"/>
          <w:iCs/>
          <w:color w:val="auto"/>
          <w:u w:val="none"/>
        </w:rPr>
      </w:pPr>
      <w:r>
        <w:rPr>
          <w:rStyle w:val="Hyperlink"/>
          <w:iCs/>
          <w:color w:val="auto"/>
          <w:u w:val="none"/>
        </w:rPr>
        <w:t xml:space="preserve">Title:  The Ultimate Guide to Review Scraping in 2024    </w:t>
      </w:r>
    </w:p>
    <w:p w14:paraId="48D6D0AF" w14:textId="77777777" w:rsidR="00293F7A" w:rsidRDefault="00293F7A" w:rsidP="00293F7A">
      <w:pPr>
        <w:pStyle w:val="ListParagraph"/>
        <w:numPr>
          <w:ilvl w:val="1"/>
          <w:numId w:val="11"/>
        </w:numPr>
        <w:jc w:val="both"/>
        <w:rPr>
          <w:rStyle w:val="Hyperlink"/>
          <w:iCs/>
          <w:color w:val="auto"/>
          <w:u w:val="none"/>
        </w:rPr>
      </w:pPr>
      <w:r>
        <w:rPr>
          <w:rStyle w:val="Hyperlink"/>
          <w:iCs/>
          <w:color w:val="auto"/>
          <w:u w:val="none"/>
        </w:rPr>
        <w:t xml:space="preserve">Report Number:  N/A   </w:t>
      </w:r>
    </w:p>
    <w:p w14:paraId="7410B458" w14:textId="026F1D7C" w:rsidR="00293F7A" w:rsidRDefault="00293F7A" w:rsidP="00293F7A">
      <w:pPr>
        <w:pStyle w:val="ListParagraph"/>
        <w:numPr>
          <w:ilvl w:val="1"/>
          <w:numId w:val="11"/>
        </w:numPr>
        <w:jc w:val="both"/>
        <w:rPr>
          <w:iCs/>
        </w:rPr>
      </w:pPr>
      <w:r>
        <w:rPr>
          <w:rStyle w:val="Hyperlink"/>
          <w:iCs/>
          <w:color w:val="auto"/>
          <w:u w:val="none"/>
        </w:rPr>
        <w:t>D</w:t>
      </w:r>
      <w:r w:rsidR="00FE5707">
        <w:rPr>
          <w:rStyle w:val="Hyperlink"/>
          <w:iCs/>
          <w:color w:val="auto"/>
          <w:u w:val="none"/>
        </w:rPr>
        <w:t>ate</w:t>
      </w:r>
      <w:r w:rsidR="00AB1E51">
        <w:rPr>
          <w:rStyle w:val="Hyperlink"/>
          <w:iCs/>
          <w:color w:val="auto"/>
          <w:u w:val="none"/>
        </w:rPr>
        <w:t xml:space="preserve">:  </w:t>
      </w:r>
      <w:r w:rsidR="00091070">
        <w:rPr>
          <w:rStyle w:val="Hyperlink"/>
          <w:iCs/>
          <w:color w:val="auto"/>
          <w:u w:val="none"/>
        </w:rPr>
        <w:t xml:space="preserve">01/27/2024    </w:t>
      </w:r>
    </w:p>
    <w:p w14:paraId="620E2D3D" w14:textId="415BCDE3" w:rsidR="00293F7A" w:rsidRDefault="00293F7A" w:rsidP="00293F7A">
      <w:pPr>
        <w:pStyle w:val="ListParagraph"/>
        <w:numPr>
          <w:ilvl w:val="1"/>
          <w:numId w:val="11"/>
        </w:numPr>
        <w:jc w:val="both"/>
        <w:rPr>
          <w:iCs/>
        </w:rPr>
      </w:pPr>
      <w:r>
        <w:rPr>
          <w:iCs/>
        </w:rPr>
        <w:t>Publishing Organization:</w:t>
      </w:r>
      <w:r w:rsidR="00FE5707">
        <w:rPr>
          <w:iCs/>
        </w:rPr>
        <w:t xml:space="preserve">  </w:t>
      </w:r>
      <w:proofErr w:type="spellStart"/>
      <w:r w:rsidR="00FE5707">
        <w:rPr>
          <w:iCs/>
        </w:rPr>
        <w:t>AIMultiple</w:t>
      </w:r>
      <w:proofErr w:type="spellEnd"/>
      <w:r w:rsidR="00FE5707">
        <w:rPr>
          <w:iCs/>
        </w:rPr>
        <w:t xml:space="preserve"> </w:t>
      </w:r>
      <w:r w:rsidR="00B07868">
        <w:rPr>
          <w:iCs/>
        </w:rPr>
        <w:t xml:space="preserve"> </w:t>
      </w:r>
    </w:p>
    <w:p w14:paraId="75C44CED" w14:textId="0382DC6B" w:rsidR="00B07868" w:rsidRDefault="00B07868" w:rsidP="00CD0E12">
      <w:pPr>
        <w:jc w:val="both"/>
        <w:rPr>
          <w:iCs/>
        </w:rPr>
      </w:pPr>
    </w:p>
    <w:p w14:paraId="357A1D1B" w14:textId="77777777" w:rsidR="00CD0E12" w:rsidRDefault="00CD0E12" w:rsidP="00CD0E12">
      <w:pPr>
        <w:jc w:val="both"/>
        <w:rPr>
          <w:iCs/>
        </w:rPr>
      </w:pPr>
    </w:p>
    <w:p w14:paraId="7878040C" w14:textId="77777777" w:rsidR="00CD0E12" w:rsidRDefault="00CD0E12" w:rsidP="00CD0E12">
      <w:pPr>
        <w:pStyle w:val="ListParagraph"/>
        <w:numPr>
          <w:ilvl w:val="0"/>
          <w:numId w:val="11"/>
        </w:numPr>
        <w:jc w:val="both"/>
        <w:rPr>
          <w:rStyle w:val="Hyperlink"/>
          <w:iCs/>
          <w:color w:val="auto"/>
          <w:u w:val="none"/>
        </w:rPr>
      </w:pPr>
      <w:hyperlink r:id="rId34" w:anchor=":~:text=There%20are%20four%20types%20of,security%20requirement%2C%20infrastructure%2C%20etc" w:history="1">
        <w:r w:rsidRPr="00CD0E12">
          <w:rPr>
            <w:rStyle w:val="Hyperlink"/>
            <w:iCs/>
          </w:rPr>
          <w:t xml:space="preserve">Access Control:  Models and Methods  </w:t>
        </w:r>
      </w:hyperlink>
      <w:r>
        <w:rPr>
          <w:rStyle w:val="Hyperlink"/>
          <w:iCs/>
          <w:color w:val="auto"/>
          <w:u w:val="none"/>
        </w:rPr>
        <w:t xml:space="preserve"> </w:t>
      </w:r>
    </w:p>
    <w:p w14:paraId="558784B1" w14:textId="77777777" w:rsidR="00CD0E12" w:rsidRDefault="00CD0E12" w:rsidP="00CD0E12">
      <w:pPr>
        <w:pStyle w:val="ListParagraph"/>
        <w:numPr>
          <w:ilvl w:val="1"/>
          <w:numId w:val="11"/>
        </w:numPr>
        <w:jc w:val="both"/>
        <w:rPr>
          <w:rStyle w:val="Hyperlink"/>
          <w:iCs/>
          <w:color w:val="auto"/>
          <w:u w:val="none"/>
        </w:rPr>
      </w:pPr>
      <w:r>
        <w:rPr>
          <w:rStyle w:val="Hyperlink"/>
          <w:iCs/>
          <w:color w:val="auto"/>
          <w:u w:val="none"/>
        </w:rPr>
        <w:t xml:space="preserve">Title:  Access Control:  Models and Methods   </w:t>
      </w:r>
    </w:p>
    <w:p w14:paraId="62555F25" w14:textId="77777777" w:rsidR="00CD0E12" w:rsidRDefault="00CD0E12" w:rsidP="00CD0E12">
      <w:pPr>
        <w:pStyle w:val="ListParagraph"/>
        <w:numPr>
          <w:ilvl w:val="1"/>
          <w:numId w:val="11"/>
        </w:numPr>
        <w:jc w:val="both"/>
        <w:rPr>
          <w:rStyle w:val="Hyperlink"/>
          <w:iCs/>
          <w:color w:val="auto"/>
          <w:u w:val="none"/>
        </w:rPr>
      </w:pPr>
      <w:r>
        <w:rPr>
          <w:rStyle w:val="Hyperlink"/>
          <w:iCs/>
          <w:color w:val="auto"/>
          <w:u w:val="none"/>
        </w:rPr>
        <w:t xml:space="preserve">Report Number:  N/A   </w:t>
      </w:r>
    </w:p>
    <w:p w14:paraId="002FE954" w14:textId="3C94770E" w:rsidR="00CD0E12" w:rsidRDefault="00CD0E12" w:rsidP="00CD0E12">
      <w:pPr>
        <w:pStyle w:val="ListParagraph"/>
        <w:numPr>
          <w:ilvl w:val="1"/>
          <w:numId w:val="11"/>
        </w:numPr>
        <w:jc w:val="both"/>
        <w:rPr>
          <w:iCs/>
        </w:rPr>
      </w:pPr>
      <w:r>
        <w:rPr>
          <w:rStyle w:val="Hyperlink"/>
          <w:iCs/>
          <w:color w:val="auto"/>
          <w:u w:val="none"/>
        </w:rPr>
        <w:t>Date:</w:t>
      </w:r>
      <w:r w:rsidR="001A3446">
        <w:rPr>
          <w:rStyle w:val="Hyperlink"/>
          <w:iCs/>
          <w:color w:val="auto"/>
          <w:u w:val="none"/>
        </w:rPr>
        <w:t xml:space="preserve">  N/A   </w:t>
      </w:r>
      <w:r>
        <w:rPr>
          <w:rStyle w:val="Hyperlink"/>
          <w:iCs/>
          <w:color w:val="auto"/>
          <w:u w:val="none"/>
        </w:rPr>
        <w:t xml:space="preserve"> </w:t>
      </w:r>
    </w:p>
    <w:p w14:paraId="4916E88C" w14:textId="6304643C" w:rsidR="00CD0E12" w:rsidRDefault="00CD0E12" w:rsidP="00CD0E12">
      <w:pPr>
        <w:pStyle w:val="ListParagraph"/>
        <w:numPr>
          <w:ilvl w:val="1"/>
          <w:numId w:val="11"/>
        </w:numPr>
        <w:jc w:val="both"/>
        <w:rPr>
          <w:iCs/>
        </w:rPr>
      </w:pPr>
      <w:r>
        <w:rPr>
          <w:iCs/>
        </w:rPr>
        <w:t xml:space="preserve">Publishing Organization:  </w:t>
      </w:r>
      <w:proofErr w:type="spellStart"/>
      <w:r>
        <w:rPr>
          <w:iCs/>
        </w:rPr>
        <w:t>Delinea</w:t>
      </w:r>
      <w:proofErr w:type="spellEnd"/>
      <w:r>
        <w:rPr>
          <w:iCs/>
        </w:rPr>
        <w:t xml:space="preserve">    </w:t>
      </w:r>
    </w:p>
    <w:p w14:paraId="771AAE81" w14:textId="737E306F" w:rsidR="001A3446" w:rsidRDefault="001A3446" w:rsidP="00992087">
      <w:pPr>
        <w:jc w:val="both"/>
        <w:rPr>
          <w:rStyle w:val="Hyperlink"/>
          <w:iCs/>
          <w:color w:val="auto"/>
          <w:u w:val="none"/>
        </w:rPr>
      </w:pPr>
    </w:p>
    <w:p w14:paraId="466F3BD5" w14:textId="77777777" w:rsidR="00992087" w:rsidRDefault="00992087" w:rsidP="00992087">
      <w:pPr>
        <w:jc w:val="both"/>
        <w:rPr>
          <w:rStyle w:val="Hyperlink"/>
          <w:iCs/>
          <w:color w:val="auto"/>
          <w:u w:val="none"/>
        </w:rPr>
      </w:pPr>
    </w:p>
    <w:p w14:paraId="0EC34DCE" w14:textId="77777777" w:rsidR="00992087" w:rsidRPr="00992087" w:rsidRDefault="00992087" w:rsidP="00992087">
      <w:pPr>
        <w:jc w:val="both"/>
        <w:rPr>
          <w:iCs/>
        </w:rPr>
      </w:pPr>
    </w:p>
    <w:p w14:paraId="63C59E26" w14:textId="29DA4497" w:rsidR="00FF69BD" w:rsidRPr="00277C35" w:rsidRDefault="00FF69BD" w:rsidP="00FF69BD">
      <w:pPr>
        <w:pStyle w:val="ListParagraph"/>
        <w:jc w:val="both"/>
        <w:rPr>
          <w:iCs/>
        </w:rPr>
      </w:pPr>
    </w:p>
    <w:p w14:paraId="0E63C5B3" w14:textId="77777777" w:rsidR="00F7047B" w:rsidRPr="001C54D9" w:rsidRDefault="00F7047B" w:rsidP="001C54D9">
      <w:pPr>
        <w:jc w:val="both"/>
        <w:rPr>
          <w:iCs/>
        </w:rPr>
      </w:pPr>
    </w:p>
    <w:p w14:paraId="6C000797" w14:textId="77777777" w:rsidR="001163D2" w:rsidRDefault="001163D2">
      <w:pPr>
        <w:pStyle w:val="Heading2"/>
      </w:pPr>
      <w:bookmarkStart w:id="17" w:name="_Toc506458776"/>
      <w:bookmarkStart w:id="18" w:name="_Toc506459142"/>
      <w:r>
        <w:t>1.5 Overview</w:t>
      </w:r>
      <w:bookmarkEnd w:id="17"/>
      <w:bookmarkEnd w:id="18"/>
    </w:p>
    <w:p w14:paraId="5830265D" w14:textId="77777777" w:rsidR="001163D2" w:rsidRDefault="001163D2">
      <w:pPr>
        <w:rPr>
          <w:i/>
        </w:rPr>
      </w:pPr>
      <w:r>
        <w:rPr>
          <w:i/>
        </w:rPr>
        <w:t>This subsection should:</w:t>
      </w:r>
    </w:p>
    <w:p w14:paraId="4A3C9706" w14:textId="77777777" w:rsidR="001163D2" w:rsidRDefault="001163D2">
      <w:pPr>
        <w:ind w:left="360" w:hanging="360"/>
        <w:rPr>
          <w:i/>
        </w:rPr>
      </w:pPr>
      <w:r>
        <w:rPr>
          <w:i/>
        </w:rPr>
        <w:t>(1) Describe what the rest of the SRS contains</w:t>
      </w:r>
    </w:p>
    <w:p w14:paraId="117AA7D6" w14:textId="52B2A480" w:rsidR="001163D2" w:rsidRDefault="001163D2">
      <w:pPr>
        <w:ind w:left="360" w:hanging="360"/>
        <w:rPr>
          <w:i/>
        </w:rPr>
      </w:pPr>
      <w:r>
        <w:rPr>
          <w:i/>
        </w:rPr>
        <w:t>(2) Explain how the SRS is organized.</w:t>
      </w:r>
    </w:p>
    <w:p w14:paraId="3B315A4D" w14:textId="54EDA070" w:rsidR="005F381F" w:rsidRDefault="005F381F" w:rsidP="003C3F9D">
      <w:pPr>
        <w:rPr>
          <w:iCs/>
        </w:rPr>
      </w:pPr>
    </w:p>
    <w:p w14:paraId="13923C1D" w14:textId="1C7E9B06" w:rsidR="00505FF6" w:rsidRDefault="00316E92" w:rsidP="003C3F9D">
      <w:pPr>
        <w:rPr>
          <w:iCs/>
        </w:rPr>
      </w:pPr>
      <w:r>
        <w:rPr>
          <w:iCs/>
        </w:rPr>
        <w:tab/>
      </w:r>
      <w:r w:rsidR="0003616A">
        <w:rPr>
          <w:iCs/>
        </w:rPr>
        <w:t>The rest of this document will be responsible for documenting information about the product.  This could include information such as what systems the product runs on</w:t>
      </w:r>
      <w:r w:rsidR="00303770">
        <w:rPr>
          <w:iCs/>
        </w:rPr>
        <w:t>, how the program integrates with other sys</w:t>
      </w:r>
      <w:r w:rsidR="009C580A">
        <w:rPr>
          <w:iCs/>
        </w:rPr>
        <w:t xml:space="preserve">tems at a lower level, </w:t>
      </w:r>
      <w:r w:rsidR="00D11596">
        <w:rPr>
          <w:iCs/>
        </w:rPr>
        <w:t>and</w:t>
      </w:r>
      <w:r w:rsidR="009C580A">
        <w:rPr>
          <w:iCs/>
        </w:rPr>
        <w:t xml:space="preserve"> how will be using it.   As well as other user interfaces not documented in the screen above.</w:t>
      </w:r>
      <w:r w:rsidR="001A05AF">
        <w:rPr>
          <w:iCs/>
        </w:rPr>
        <w:t xml:space="preserve">  As well as documenting any software-based dependencies our program will have.  </w:t>
      </w:r>
      <w:r w:rsidR="009C580A">
        <w:rPr>
          <w:iCs/>
        </w:rPr>
        <w:t>It will also</w:t>
      </w:r>
      <w:r w:rsidR="001A05AF">
        <w:rPr>
          <w:iCs/>
        </w:rPr>
        <w:t xml:space="preserve"> include the hardware, software, and communication interfaces,</w:t>
      </w:r>
      <w:r w:rsidR="00C3486D">
        <w:rPr>
          <w:iCs/>
        </w:rPr>
        <w:t xml:space="preserve"> as well as the</w:t>
      </w:r>
      <w:r w:rsidR="001A05AF">
        <w:rPr>
          <w:iCs/>
        </w:rPr>
        <w:t xml:space="preserve"> func</w:t>
      </w:r>
      <w:r w:rsidR="007923F4">
        <w:rPr>
          <w:iCs/>
        </w:rPr>
        <w:t xml:space="preserve">tional </w:t>
      </w:r>
      <w:r w:rsidR="001A05AF">
        <w:rPr>
          <w:iCs/>
        </w:rPr>
        <w:t>and non-</w:t>
      </w:r>
      <w:r w:rsidR="007923F4">
        <w:rPr>
          <w:iCs/>
        </w:rPr>
        <w:t>functional</w:t>
      </w:r>
      <w:r w:rsidR="001A05AF">
        <w:rPr>
          <w:iCs/>
        </w:rPr>
        <w:t xml:space="preserve"> requireme</w:t>
      </w:r>
      <w:r w:rsidR="00D11596">
        <w:rPr>
          <w:iCs/>
        </w:rPr>
        <w:t xml:space="preserve">nts.  </w:t>
      </w:r>
      <w:r w:rsidR="001A05AF">
        <w:rPr>
          <w:iCs/>
        </w:rPr>
        <w:t xml:space="preserve"> </w:t>
      </w:r>
    </w:p>
    <w:p w14:paraId="4C781ED5" w14:textId="77777777" w:rsidR="00756CD6" w:rsidRDefault="00756CD6" w:rsidP="003C3F9D">
      <w:pPr>
        <w:rPr>
          <w:iCs/>
        </w:rPr>
      </w:pPr>
    </w:p>
    <w:p w14:paraId="20696FD4" w14:textId="034785B7" w:rsidR="00316E92" w:rsidRDefault="00756CD6" w:rsidP="003C3F9D">
      <w:pPr>
        <w:rPr>
          <w:iCs/>
        </w:rPr>
      </w:pPr>
      <w:r>
        <w:rPr>
          <w:iCs/>
        </w:rPr>
        <w:tab/>
      </w:r>
      <w:r w:rsidR="00316E92">
        <w:rPr>
          <w:iCs/>
        </w:rPr>
        <w:t>The</w:t>
      </w:r>
      <w:r w:rsidR="003549D3">
        <w:rPr>
          <w:iCs/>
        </w:rPr>
        <w:t xml:space="preserve"> second </w:t>
      </w:r>
      <w:r w:rsidR="00316E92">
        <w:rPr>
          <w:iCs/>
        </w:rPr>
        <w:t>section will g</w:t>
      </w:r>
      <w:r w:rsidR="003549D3">
        <w:rPr>
          <w:iCs/>
        </w:rPr>
        <w:t>ive</w:t>
      </w:r>
      <w:r w:rsidR="00316E92">
        <w:rPr>
          <w:iCs/>
        </w:rPr>
        <w:t xml:space="preserve"> </w:t>
      </w:r>
      <w:r w:rsidR="009A4786">
        <w:rPr>
          <w:iCs/>
        </w:rPr>
        <w:t>a</w:t>
      </w:r>
      <w:r w:rsidR="003A5ABB">
        <w:rPr>
          <w:iCs/>
        </w:rPr>
        <w:t xml:space="preserve"> </w:t>
      </w:r>
      <w:r w:rsidR="003A5ABB" w:rsidRPr="003A5ABB">
        <w:rPr>
          <w:iCs/>
        </w:rPr>
        <w:t>general</w:t>
      </w:r>
      <w:r w:rsidR="00316E92">
        <w:rPr>
          <w:iCs/>
        </w:rPr>
        <w:t xml:space="preserve"> </w:t>
      </w:r>
      <w:r w:rsidR="003A5ABB">
        <w:rPr>
          <w:iCs/>
        </w:rPr>
        <w:t xml:space="preserve">description </w:t>
      </w:r>
      <w:r w:rsidR="00316E92">
        <w:rPr>
          <w:iCs/>
        </w:rPr>
        <w:t>of the prod</w:t>
      </w:r>
      <w:r>
        <w:rPr>
          <w:iCs/>
        </w:rPr>
        <w:t xml:space="preserve">uct.   </w:t>
      </w:r>
      <w:r w:rsidR="00316E92">
        <w:rPr>
          <w:iCs/>
        </w:rPr>
        <w:t>Thi</w:t>
      </w:r>
      <w:r w:rsidR="003A5ABB">
        <w:rPr>
          <w:iCs/>
        </w:rPr>
        <w:t>s</w:t>
      </w:r>
      <w:r w:rsidR="00316E92">
        <w:rPr>
          <w:iCs/>
        </w:rPr>
        <w:t xml:space="preserve"> will include the inf</w:t>
      </w:r>
      <w:r w:rsidR="003A5ABB">
        <w:rPr>
          <w:iCs/>
        </w:rPr>
        <w:t>orma</w:t>
      </w:r>
      <w:r w:rsidR="00316E92">
        <w:rPr>
          <w:iCs/>
        </w:rPr>
        <w:t>tion on what the system is as men</w:t>
      </w:r>
      <w:r w:rsidR="003A5ABB">
        <w:rPr>
          <w:iCs/>
        </w:rPr>
        <w:t>tioned</w:t>
      </w:r>
      <w:r w:rsidR="00316E92">
        <w:rPr>
          <w:iCs/>
        </w:rPr>
        <w:t xml:space="preserve"> ab</w:t>
      </w:r>
      <w:r>
        <w:rPr>
          <w:iCs/>
        </w:rPr>
        <w:t xml:space="preserve">ove.  </w:t>
      </w:r>
      <w:r w:rsidR="00316E92">
        <w:rPr>
          <w:iCs/>
        </w:rPr>
        <w:t>The</w:t>
      </w:r>
      <w:r w:rsidR="003549D3">
        <w:rPr>
          <w:iCs/>
        </w:rPr>
        <w:t xml:space="preserve"> third section </w:t>
      </w:r>
      <w:r w:rsidR="00316E92">
        <w:rPr>
          <w:iCs/>
        </w:rPr>
        <w:t>will</w:t>
      </w:r>
      <w:r w:rsidR="009A4786">
        <w:rPr>
          <w:iCs/>
        </w:rPr>
        <w:t xml:space="preserve"> go</w:t>
      </w:r>
      <w:r w:rsidR="00FC3897">
        <w:rPr>
          <w:iCs/>
        </w:rPr>
        <w:t xml:space="preserve"> into the </w:t>
      </w:r>
      <w:r w:rsidR="003549D3">
        <w:rPr>
          <w:iCs/>
        </w:rPr>
        <w:t>specification requirements of the program.  As mentioned above it will split these requirements into several sect</w:t>
      </w:r>
      <w:r>
        <w:rPr>
          <w:iCs/>
        </w:rPr>
        <w:t xml:space="preserve">ions.   </w:t>
      </w:r>
      <w:r w:rsidR="003549D3">
        <w:rPr>
          <w:iCs/>
        </w:rPr>
        <w:t xml:space="preserve">We will not be filling the third section after 3.5.     </w:t>
      </w:r>
    </w:p>
    <w:p w14:paraId="64F95633" w14:textId="77777777" w:rsidR="000929DA" w:rsidRPr="003C3F9D" w:rsidRDefault="000929DA" w:rsidP="003C3F9D">
      <w:pPr>
        <w:rPr>
          <w:iCs/>
        </w:rPr>
      </w:pPr>
    </w:p>
    <w:p w14:paraId="29856A60" w14:textId="77777777" w:rsidR="001163D2" w:rsidRDefault="001163D2">
      <w:pPr>
        <w:pStyle w:val="Heading1"/>
      </w:pPr>
      <w:bookmarkStart w:id="19" w:name="_Toc506458777"/>
      <w:bookmarkStart w:id="20" w:name="_Toc506459143"/>
      <w:r>
        <w:t>2. General Description</w:t>
      </w:r>
      <w:bookmarkEnd w:id="19"/>
      <w:bookmarkEnd w:id="20"/>
    </w:p>
    <w:p w14:paraId="7E4EB019" w14:textId="77777777" w:rsidR="001163D2" w:rsidRDefault="001163D2">
      <w:pPr>
        <w:rPr>
          <w:i/>
        </w:rPr>
      </w:pPr>
      <w:r>
        <w:rPr>
          <w:i/>
        </w:rPr>
        <w:t>This section of the SRS should describe the general factors that affect 'the product and its requirements.  It should be made clear that this section does not state specific requirements; it only makes those requirements easier to understand.</w:t>
      </w:r>
    </w:p>
    <w:p w14:paraId="2BC6BD5F" w14:textId="77777777" w:rsidR="001163D2" w:rsidRDefault="001163D2">
      <w:pPr>
        <w:pStyle w:val="Heading2"/>
      </w:pPr>
      <w:bookmarkStart w:id="21" w:name="_Toc506458778"/>
      <w:bookmarkStart w:id="22" w:name="_Toc506459144"/>
      <w:r>
        <w:t>2.1 Product Perspective</w:t>
      </w:r>
      <w:bookmarkEnd w:id="21"/>
      <w:bookmarkEnd w:id="22"/>
    </w:p>
    <w:p w14:paraId="226B94D9" w14:textId="3AC8311A" w:rsidR="21F7FCB9" w:rsidRDefault="6DADD507" w:rsidP="457133E9">
      <w:r>
        <w:t>This application is designed to operate within a cloud-based infrastructure of the Amazon Web Services (AWS) platform. Our decision to host most of the server-side content on AWS containers is driven by the need for scalability, reliability, and security AWS offers. Consequently, the application's performance and availability are linked to AWS's operational status and uptime.</w:t>
      </w:r>
    </w:p>
    <w:p w14:paraId="6EAE52C3" w14:textId="0613C599" w:rsidR="4F3AFA01" w:rsidRDefault="4F3AFA01" w:rsidP="21D4A783">
      <w:r>
        <w:t>We also are reliant upon the uptime and performance of credit card payment processing companies such as Visa and Mastercard. Downtime on the</w:t>
      </w:r>
      <w:r w:rsidR="70CEAE9E">
        <w:t xml:space="preserve">se company's end would cause issues with our software. </w:t>
      </w:r>
    </w:p>
    <w:p w14:paraId="1CC00911" w14:textId="67349997" w:rsidR="70CEAE9E" w:rsidRDefault="70CEAE9E" w:rsidP="03B1C40B">
      <w:r>
        <w:t>We are also dependent on the uptime of the bitcoin network, which is a decentralized system that processes payments. Bitcoin payment processing times can vary wildly depending on the time of day as well as the volume of transactions at any given time.</w:t>
      </w:r>
    </w:p>
    <w:p w14:paraId="297C000A" w14:textId="77777777" w:rsidR="001163D2" w:rsidRDefault="001163D2">
      <w:pPr>
        <w:pStyle w:val="Heading2"/>
      </w:pPr>
      <w:bookmarkStart w:id="23" w:name="_Toc506458779"/>
      <w:bookmarkStart w:id="24" w:name="_Toc506459145"/>
      <w:r>
        <w:t>2.2 Product Functions</w:t>
      </w:r>
      <w:bookmarkEnd w:id="23"/>
      <w:bookmarkEnd w:id="24"/>
    </w:p>
    <w:p w14:paraId="151A58E0" w14:textId="5A5B0C06" w:rsidR="001163D2" w:rsidRDefault="202A816D" w:rsidP="3509991E">
      <w:pPr>
        <w:pStyle w:val="BodyText"/>
        <w:rPr>
          <w:i w:val="0"/>
        </w:rPr>
      </w:pPr>
      <w:r w:rsidRPr="3509991E">
        <w:rPr>
          <w:i w:val="0"/>
        </w:rPr>
        <w:t>This product has 4 main functions:</w:t>
      </w:r>
    </w:p>
    <w:p w14:paraId="6102ABF1" w14:textId="7B5C79D0" w:rsidR="3509991E" w:rsidRDefault="3509991E" w:rsidP="3509991E">
      <w:pPr>
        <w:pStyle w:val="BodyText"/>
        <w:rPr>
          <w:i w:val="0"/>
        </w:rPr>
      </w:pPr>
    </w:p>
    <w:p w14:paraId="05EB673B" w14:textId="5B17D9B0" w:rsidR="202A816D" w:rsidRDefault="202A816D" w:rsidP="7367A21C">
      <w:pPr>
        <w:pStyle w:val="BodyText"/>
        <w:ind w:firstLine="720"/>
        <w:rPr>
          <w:i w:val="0"/>
        </w:rPr>
      </w:pPr>
      <w:r w:rsidRPr="4C7AA203">
        <w:rPr>
          <w:i w:val="0"/>
        </w:rPr>
        <w:t xml:space="preserve">1) The </w:t>
      </w:r>
      <w:r w:rsidR="1D3E9535" w:rsidRPr="7367A21C">
        <w:rPr>
          <w:i w:val="0"/>
        </w:rPr>
        <w:t>user's</w:t>
      </w:r>
      <w:r w:rsidRPr="4C7AA203">
        <w:rPr>
          <w:i w:val="0"/>
        </w:rPr>
        <w:t xml:space="preserve"> ability to purchase tickets</w:t>
      </w:r>
      <w:r w:rsidR="24D3DFC7" w:rsidRPr="7367A21C">
        <w:rPr>
          <w:i w:val="0"/>
        </w:rPr>
        <w:t>.</w:t>
      </w:r>
    </w:p>
    <w:p w14:paraId="266DDB4F" w14:textId="25072A17" w:rsidR="202A816D" w:rsidRDefault="202A816D" w:rsidP="7367A21C">
      <w:pPr>
        <w:pStyle w:val="BodyText"/>
        <w:ind w:firstLine="720"/>
        <w:rPr>
          <w:i w:val="0"/>
        </w:rPr>
      </w:pPr>
      <w:r w:rsidRPr="4C7AA203">
        <w:rPr>
          <w:i w:val="0"/>
        </w:rPr>
        <w:t xml:space="preserve">2) The client ability to enter an admin mode and perform various customer service </w:t>
      </w:r>
      <w:r>
        <w:tab/>
      </w:r>
      <w:r>
        <w:tab/>
      </w:r>
      <w:r w:rsidRPr="4C7AA203">
        <w:rPr>
          <w:i w:val="0"/>
        </w:rPr>
        <w:t>actions</w:t>
      </w:r>
      <w:r w:rsidR="24D3DFC7" w:rsidRPr="7367A21C">
        <w:rPr>
          <w:i w:val="0"/>
        </w:rPr>
        <w:t>.</w:t>
      </w:r>
    </w:p>
    <w:p w14:paraId="059202DC" w14:textId="390CE017" w:rsidR="202A816D" w:rsidRDefault="202A816D" w:rsidP="7367A21C">
      <w:pPr>
        <w:pStyle w:val="BodyText"/>
        <w:ind w:firstLine="720"/>
        <w:rPr>
          <w:i w:val="0"/>
        </w:rPr>
      </w:pPr>
      <w:r w:rsidRPr="4C7AA203">
        <w:rPr>
          <w:i w:val="0"/>
        </w:rPr>
        <w:t xml:space="preserve">3) The application will register and save user info either for customer use or for client </w:t>
      </w:r>
      <w:r>
        <w:tab/>
      </w:r>
      <w:r w:rsidRPr="4C7AA203">
        <w:rPr>
          <w:i w:val="0"/>
        </w:rPr>
        <w:t>purposes</w:t>
      </w:r>
      <w:r w:rsidR="1E7F8494" w:rsidRPr="7367A21C">
        <w:rPr>
          <w:i w:val="0"/>
        </w:rPr>
        <w:t>.</w:t>
      </w:r>
    </w:p>
    <w:p w14:paraId="74DFC5F0" w14:textId="6F772DA8" w:rsidR="202A816D" w:rsidRDefault="202A816D" w:rsidP="7367A21C">
      <w:pPr>
        <w:pStyle w:val="BodyText"/>
        <w:ind w:firstLine="720"/>
        <w:rPr>
          <w:i w:val="0"/>
        </w:rPr>
      </w:pPr>
      <w:r w:rsidRPr="7367A21C">
        <w:rPr>
          <w:i w:val="0"/>
        </w:rPr>
        <w:t xml:space="preserve">4) The application will use </w:t>
      </w:r>
      <w:r w:rsidR="28309F0E" w:rsidRPr="7367A21C">
        <w:rPr>
          <w:i w:val="0"/>
        </w:rPr>
        <w:t>a queue</w:t>
      </w:r>
      <w:r w:rsidRPr="7367A21C">
        <w:rPr>
          <w:i w:val="0"/>
        </w:rPr>
        <w:t xml:space="preserve"> system to handle </w:t>
      </w:r>
      <w:r w:rsidR="716F78D7" w:rsidRPr="7367A21C">
        <w:rPr>
          <w:i w:val="0"/>
        </w:rPr>
        <w:t xml:space="preserve">influxes of users and limit </w:t>
      </w:r>
      <w:r>
        <w:tab/>
      </w:r>
      <w:r>
        <w:tab/>
      </w:r>
      <w:r w:rsidR="48F067A6" w:rsidRPr="7367A21C">
        <w:rPr>
          <w:i w:val="0"/>
        </w:rPr>
        <w:t xml:space="preserve"> </w:t>
      </w:r>
      <w:r w:rsidR="716F78D7" w:rsidRPr="7367A21C">
        <w:rPr>
          <w:i w:val="0"/>
        </w:rPr>
        <w:t>purchases</w:t>
      </w:r>
      <w:r w:rsidR="39499E4C" w:rsidRPr="7367A21C">
        <w:rPr>
          <w:i w:val="0"/>
        </w:rPr>
        <w:t>.</w:t>
      </w:r>
    </w:p>
    <w:p w14:paraId="2ED049AA" w14:textId="77777777" w:rsidR="001163D2" w:rsidRDefault="001163D2">
      <w:pPr>
        <w:pStyle w:val="Heading2"/>
      </w:pPr>
      <w:bookmarkStart w:id="25" w:name="_Toc506458780"/>
      <w:bookmarkStart w:id="26" w:name="_Toc506459146"/>
      <w:r>
        <w:t>2.3 User Characteristics</w:t>
      </w:r>
      <w:bookmarkEnd w:id="25"/>
      <w:bookmarkEnd w:id="26"/>
    </w:p>
    <w:p w14:paraId="22AA063C" w14:textId="70B88FBE" w:rsidR="7D7E58C6" w:rsidRDefault="7D7E58C6" w:rsidP="20936BCF">
      <w:pPr>
        <w:pStyle w:val="BodyText"/>
        <w:rPr>
          <w:i w:val="0"/>
        </w:rPr>
      </w:pPr>
      <w:r w:rsidRPr="20936BCF">
        <w:rPr>
          <w:i w:val="0"/>
        </w:rPr>
        <w:t>There are two main user groups: customers and theater workers.</w:t>
      </w:r>
    </w:p>
    <w:p w14:paraId="58E2D003" w14:textId="558AC9A8" w:rsidR="20936BCF" w:rsidRDefault="20936BCF" w:rsidP="20936BCF">
      <w:pPr>
        <w:pStyle w:val="BodyText"/>
        <w:rPr>
          <w:i w:val="0"/>
        </w:rPr>
      </w:pPr>
    </w:p>
    <w:p w14:paraId="3A673F7C" w14:textId="1F2FEA5F" w:rsidR="7D7E58C6" w:rsidRDefault="7D7E58C6" w:rsidP="20936BCF">
      <w:pPr>
        <w:pStyle w:val="BodyText"/>
        <w:rPr>
          <w:i w:val="0"/>
        </w:rPr>
      </w:pPr>
      <w:r w:rsidRPr="20936BCF">
        <w:rPr>
          <w:i w:val="0"/>
        </w:rPr>
        <w:t>Theater workers can be given higher levels of access to the software, since they will need to access customer information to perform cus</w:t>
      </w:r>
      <w:r w:rsidR="003BBEC2" w:rsidRPr="20936BCF">
        <w:rPr>
          <w:i w:val="0"/>
        </w:rPr>
        <w:t>tomer service work. It can be assumed that the theater will have done background checks on workers before allowing them to access this information.</w:t>
      </w:r>
    </w:p>
    <w:p w14:paraId="4F0290D9" w14:textId="51E56CFD" w:rsidR="003BBEC2" w:rsidRDefault="003BBEC2" w:rsidP="20936BCF">
      <w:pPr>
        <w:pStyle w:val="BodyText"/>
        <w:rPr>
          <w:i w:val="0"/>
        </w:rPr>
      </w:pPr>
      <w:r w:rsidRPr="20936BCF">
        <w:rPr>
          <w:i w:val="0"/>
        </w:rPr>
        <w:t xml:space="preserve">Customers should be given a much more restrictive version of the software, since it is a public facing application on the open internet. We should take steps to ensure that the software is highly accessible and has </w:t>
      </w:r>
      <w:r w:rsidR="66639068" w:rsidRPr="20936BCF">
        <w:rPr>
          <w:i w:val="0"/>
        </w:rPr>
        <w:t xml:space="preserve">minimal ambiguity. </w:t>
      </w:r>
      <w:r w:rsidR="7CBC797D" w:rsidRPr="20936BCF">
        <w:rPr>
          <w:i w:val="0"/>
        </w:rPr>
        <w:t>Accessibility for customers with disabilities such as vision or hearing impairment should be considered too.</w:t>
      </w:r>
    </w:p>
    <w:p w14:paraId="6D4D0729" w14:textId="0039C106" w:rsidR="003E9D41" w:rsidRDefault="003E9D41" w:rsidP="20936BCF">
      <w:pPr>
        <w:pStyle w:val="BodyText"/>
        <w:rPr>
          <w:i w:val="0"/>
        </w:rPr>
      </w:pPr>
    </w:p>
    <w:p w14:paraId="25F00158" w14:textId="77777777" w:rsidR="001163D2" w:rsidRDefault="001163D2">
      <w:pPr>
        <w:pStyle w:val="Heading2"/>
      </w:pPr>
      <w:bookmarkStart w:id="27" w:name="_Toc506458781"/>
      <w:bookmarkStart w:id="28" w:name="_Toc506459147"/>
      <w:r>
        <w:t>2.4 General Constraints</w:t>
      </w:r>
      <w:bookmarkEnd w:id="27"/>
      <w:bookmarkEnd w:id="28"/>
    </w:p>
    <w:p w14:paraId="51181F10" w14:textId="40577272" w:rsidR="69013854" w:rsidRDefault="69013854">
      <w:r>
        <w:t xml:space="preserve">Regulatory: </w:t>
      </w:r>
      <w:r w:rsidR="338AA419">
        <w:t>Since this software accepts credit cards and bitcoin, we must adopt an appropriate logging policy to comply with local and federal laws. Bitcoin related purchase</w:t>
      </w:r>
      <w:r w:rsidR="4057D0E1">
        <w:t>s should be especially focused on due to the often-rapid changing legal status of cryptocurrencies.</w:t>
      </w:r>
      <w:r w:rsidR="1CF40DDD">
        <w:t xml:space="preserve"> Additionally, we must handle sensitive user data appropriately and comply with state and federal data privacy laws, such as California’s data privacy acts. </w:t>
      </w:r>
    </w:p>
    <w:p w14:paraId="29CCAE51" w14:textId="6DF508B8" w:rsidR="08CB4AD7" w:rsidRDefault="08CB4AD7" w:rsidP="08CB4AD7"/>
    <w:p w14:paraId="4F427136" w14:textId="5020F063" w:rsidR="6F8C451A" w:rsidRDefault="6F8C451A" w:rsidP="2515865B">
      <w:r>
        <w:t xml:space="preserve">Reliability: </w:t>
      </w:r>
      <w:r w:rsidR="4E836EA7">
        <w:t xml:space="preserve">The client has requested that the software handles at most 1000 </w:t>
      </w:r>
      <w:r w:rsidR="346E012A">
        <w:t>people</w:t>
      </w:r>
      <w:r w:rsidR="4E836EA7">
        <w:t xml:space="preserve"> and has a queue system to control purchasing. </w:t>
      </w:r>
      <w:r w:rsidR="5DCAF689">
        <w:t>We must ensure that we utilize appropriate load-balancing methods to manage this</w:t>
      </w:r>
      <w:r w:rsidR="6CD1572A">
        <w:t xml:space="preserve">. </w:t>
      </w:r>
    </w:p>
    <w:p w14:paraId="172E9F96" w14:textId="517EF8EE" w:rsidR="20936BCF" w:rsidRDefault="20936BCF" w:rsidP="20936BCF"/>
    <w:p w14:paraId="572EDF1E" w14:textId="72604B60" w:rsidR="6CD1572A" w:rsidRDefault="6CD1572A" w:rsidP="20936BCF">
      <w:r>
        <w:t xml:space="preserve">Audits: </w:t>
      </w:r>
      <w:bookmarkStart w:id="29" w:name="_Int_Q0on253N"/>
      <w:proofErr w:type="gramStart"/>
      <w:r>
        <w:t>Similar to</w:t>
      </w:r>
      <w:bookmarkEnd w:id="29"/>
      <w:proofErr w:type="gramEnd"/>
      <w:r>
        <w:t xml:space="preserve"> the above policy with CC and bitcoin we must provide appropriate logging for tax purposes in line with federal and state codes. </w:t>
      </w:r>
    </w:p>
    <w:p w14:paraId="27E2A8E9" w14:textId="631D4C1A" w:rsidR="20936BCF" w:rsidRDefault="20936BCF" w:rsidP="20936BCF"/>
    <w:p w14:paraId="76B71508" w14:textId="3BE18A46" w:rsidR="283BD49D" w:rsidRDefault="283BD49D" w:rsidP="20936BCF">
      <w:r>
        <w:t xml:space="preserve">Safety: While not entirely in our control, we must be mindful of age-rating requirements for movies as well as content moderation for reviews. </w:t>
      </w:r>
      <w:r w:rsidR="5A97BF28">
        <w:t xml:space="preserve">Another concern may be logging all chats with customer service representatives to document any inappropriate interactions. </w:t>
      </w:r>
    </w:p>
    <w:p w14:paraId="334F13D4" w14:textId="77777777" w:rsidR="001163D2" w:rsidRDefault="001163D2">
      <w:pPr>
        <w:pStyle w:val="Heading2"/>
      </w:pPr>
      <w:bookmarkStart w:id="30" w:name="_Toc506458782"/>
      <w:bookmarkStart w:id="31" w:name="_Toc506459148"/>
      <w:r>
        <w:t>2.5 Assumptions and Dependencies</w:t>
      </w:r>
      <w:bookmarkEnd w:id="30"/>
      <w:bookmarkEnd w:id="31"/>
    </w:p>
    <w:p w14:paraId="7BB873F2" w14:textId="1A5A17F0" w:rsidR="001163D2" w:rsidRDefault="1B4A9198" w:rsidP="20936BCF">
      <w:pPr>
        <w:pStyle w:val="BodyText"/>
        <w:rPr>
          <w:i w:val="0"/>
        </w:rPr>
      </w:pPr>
      <w:r w:rsidRPr="20936BCF">
        <w:rPr>
          <w:i w:val="0"/>
        </w:rPr>
        <w:t>The software is a web application, so w</w:t>
      </w:r>
      <w:r w:rsidR="46332C67" w:rsidRPr="20936BCF">
        <w:rPr>
          <w:i w:val="0"/>
        </w:rPr>
        <w:t>e assume that modern browsers such as Firefox/Chrome/Safari will be able to support the software</w:t>
      </w:r>
      <w:r w:rsidR="27AB2F0A" w:rsidRPr="20936BCF">
        <w:rPr>
          <w:i w:val="0"/>
        </w:rPr>
        <w:t>.</w:t>
      </w:r>
      <w:r w:rsidR="3407CD7F" w:rsidRPr="20936BCF">
        <w:rPr>
          <w:i w:val="0"/>
        </w:rPr>
        <w:t xml:space="preserve"> If these browsers change support, we will change this SRS accordingly. </w:t>
      </w:r>
    </w:p>
    <w:p w14:paraId="08E52398" w14:textId="6F4E6A48" w:rsidR="3407CD7F" w:rsidRDefault="3407CD7F" w:rsidP="20936BCF">
      <w:pPr>
        <w:pStyle w:val="BodyText"/>
        <w:rPr>
          <w:i w:val="0"/>
        </w:rPr>
      </w:pPr>
      <w:r w:rsidRPr="20936BCF">
        <w:rPr>
          <w:i w:val="0"/>
        </w:rPr>
        <w:t xml:space="preserve">A known issue that may cause this change is Chrome’s manifest v3, which will begin releasing to the public in mid to late 2024. </w:t>
      </w:r>
    </w:p>
    <w:p w14:paraId="6E44F323" w14:textId="77777777" w:rsidR="001163D2" w:rsidRDefault="001163D2">
      <w:pPr>
        <w:pStyle w:val="Heading1"/>
      </w:pPr>
      <w:bookmarkStart w:id="32" w:name="_Toc506458783"/>
      <w:bookmarkStart w:id="33" w:name="_Toc506459149"/>
      <w:r>
        <w:t>3. Specific Requirements</w:t>
      </w:r>
      <w:bookmarkEnd w:id="32"/>
      <w:bookmarkEnd w:id="33"/>
    </w:p>
    <w:p w14:paraId="66307907" w14:textId="77777777" w:rsidR="001163D2" w:rsidRDefault="001163D2">
      <w:pPr>
        <w:pStyle w:val="BodyText"/>
      </w:pPr>
      <w:r>
        <w:t>This will be the largest and most important section of the SRS.  The customer requirements will be embodied within Section 2, but this section will give the D-requirements that are used to guide the project’s software design, implementation, and testing.</w:t>
      </w:r>
    </w:p>
    <w:p w14:paraId="6C9FF05C" w14:textId="77777777" w:rsidR="001163D2" w:rsidRDefault="001163D2">
      <w:pPr>
        <w:pStyle w:val="BodyText"/>
      </w:pPr>
    </w:p>
    <w:p w14:paraId="4ED4EC10" w14:textId="77777777" w:rsidR="001163D2" w:rsidRDefault="001163D2">
      <w:pPr>
        <w:pStyle w:val="BodyText"/>
      </w:pPr>
      <w:r>
        <w:t>Each requirement in this section should be:</w:t>
      </w:r>
    </w:p>
    <w:p w14:paraId="5970F85A" w14:textId="77777777" w:rsidR="001163D2" w:rsidRDefault="001163D2">
      <w:pPr>
        <w:pStyle w:val="BodyText"/>
        <w:numPr>
          <w:ilvl w:val="0"/>
          <w:numId w:val="2"/>
        </w:numPr>
      </w:pPr>
      <w:r>
        <w:t>Correct</w:t>
      </w:r>
    </w:p>
    <w:p w14:paraId="5DF48D07" w14:textId="77777777" w:rsidR="001163D2" w:rsidRDefault="001163D2">
      <w:pPr>
        <w:pStyle w:val="BodyText"/>
        <w:numPr>
          <w:ilvl w:val="0"/>
          <w:numId w:val="2"/>
        </w:numPr>
      </w:pPr>
      <w:r>
        <w:t>Traceable (both forward and backward to prior/future artifacts)</w:t>
      </w:r>
    </w:p>
    <w:p w14:paraId="09D33ACF" w14:textId="77777777" w:rsidR="001163D2" w:rsidRDefault="001163D2">
      <w:pPr>
        <w:pStyle w:val="BodyText"/>
        <w:numPr>
          <w:ilvl w:val="0"/>
          <w:numId w:val="2"/>
        </w:numPr>
      </w:pPr>
      <w:r>
        <w:t>Unambiguous</w:t>
      </w:r>
    </w:p>
    <w:p w14:paraId="0783D4F2" w14:textId="77777777" w:rsidR="001163D2" w:rsidRDefault="001163D2">
      <w:pPr>
        <w:pStyle w:val="BodyText"/>
        <w:numPr>
          <w:ilvl w:val="0"/>
          <w:numId w:val="2"/>
        </w:numPr>
      </w:pPr>
      <w:r>
        <w:t>Verifiable (i.e., testable)</w:t>
      </w:r>
    </w:p>
    <w:p w14:paraId="678CEECD" w14:textId="77777777" w:rsidR="001163D2" w:rsidRDefault="001163D2">
      <w:pPr>
        <w:pStyle w:val="BodyText"/>
        <w:numPr>
          <w:ilvl w:val="0"/>
          <w:numId w:val="2"/>
        </w:numPr>
      </w:pPr>
      <w:r>
        <w:t>Prioritized (with respect to importance and/or stability)</w:t>
      </w:r>
    </w:p>
    <w:p w14:paraId="24B212BB" w14:textId="77777777" w:rsidR="001163D2" w:rsidRDefault="001163D2">
      <w:pPr>
        <w:pStyle w:val="BodyText"/>
        <w:numPr>
          <w:ilvl w:val="0"/>
          <w:numId w:val="2"/>
        </w:numPr>
      </w:pPr>
      <w:r>
        <w:t>Complete</w:t>
      </w:r>
    </w:p>
    <w:p w14:paraId="5E8544C2" w14:textId="77777777" w:rsidR="001163D2" w:rsidRDefault="001163D2">
      <w:pPr>
        <w:pStyle w:val="BodyText"/>
        <w:numPr>
          <w:ilvl w:val="0"/>
          <w:numId w:val="2"/>
        </w:numPr>
      </w:pPr>
      <w:r>
        <w:t>Consistent</w:t>
      </w:r>
    </w:p>
    <w:p w14:paraId="39ABA27D" w14:textId="77777777" w:rsidR="001163D2" w:rsidRDefault="001163D2">
      <w:pPr>
        <w:pStyle w:val="BodyText"/>
        <w:numPr>
          <w:ilvl w:val="0"/>
          <w:numId w:val="2"/>
        </w:numPr>
      </w:pPr>
      <w:r>
        <w:t>Uniquely identifiable (usually via numbering like 3.4.5.6)</w:t>
      </w:r>
    </w:p>
    <w:p w14:paraId="0885715A" w14:textId="77777777" w:rsidR="001163D2" w:rsidRDefault="001163D2">
      <w:pPr>
        <w:pStyle w:val="BodyText"/>
      </w:pPr>
    </w:p>
    <w:p w14:paraId="025A384E" w14:textId="6776856E" w:rsidR="001163D2" w:rsidRDefault="001163D2">
      <w:pPr>
        <w:pStyle w:val="BodyText"/>
      </w:pPr>
      <w:r>
        <w:t xml:space="preserve">Attention should be paid to </w:t>
      </w:r>
      <w:r w:rsidR="529CE3E8">
        <w:t>carefully</w:t>
      </w:r>
      <w:r>
        <w:t xml:space="preserve"> organize the requirements presented in this section so that they may easily </w:t>
      </w:r>
      <w:r w:rsidR="3B97DB19">
        <w:t xml:space="preserve">be </w:t>
      </w:r>
      <w:r>
        <w:t>accessed and understood.  Furthermore, this SRS is not the software design document, therefore one should avoid the tendency to over-constrain (and therefore design) the software project within this SRS.</w:t>
      </w:r>
    </w:p>
    <w:p w14:paraId="5A2EBB10" w14:textId="77777777" w:rsidR="001163D2" w:rsidRDefault="001163D2">
      <w:pPr>
        <w:pStyle w:val="Heading2"/>
      </w:pPr>
      <w:bookmarkStart w:id="34" w:name="_Toc506458784"/>
      <w:bookmarkStart w:id="35" w:name="_Toc506459150"/>
      <w:r>
        <w:t>3.1 External Interface Requirements</w:t>
      </w:r>
      <w:bookmarkEnd w:id="34"/>
      <w:bookmarkEnd w:id="35"/>
    </w:p>
    <w:p w14:paraId="4DCB2D88" w14:textId="77777777" w:rsidR="001163D2" w:rsidRPr="00B4787C" w:rsidRDefault="37179B1A">
      <w:pPr>
        <w:pStyle w:val="Heading3"/>
        <w:rPr>
          <w:b w:val="0"/>
          <w:bCs/>
        </w:rPr>
      </w:pPr>
      <w:bookmarkStart w:id="36" w:name="_Toc506458785"/>
      <w:bookmarkStart w:id="37" w:name="_Toc506459151"/>
      <w:r w:rsidRPr="00B4787C">
        <w:rPr>
          <w:b w:val="0"/>
          <w:bCs/>
        </w:rPr>
        <w:t>3.1.1 User Interfaces</w:t>
      </w:r>
      <w:bookmarkEnd w:id="36"/>
      <w:bookmarkEnd w:id="37"/>
    </w:p>
    <w:p w14:paraId="632A6CC9" w14:textId="6BE3AAF2" w:rsidR="001163D2" w:rsidRDefault="42FCE2EE" w:rsidP="649C5E17">
      <w:pPr>
        <w:ind w:firstLine="720"/>
      </w:pPr>
      <w:r>
        <w:t>Do:</w:t>
      </w:r>
      <w:r w:rsidR="6AA3BA0C">
        <w:t xml:space="preserve"> </w:t>
      </w:r>
      <w:r>
        <w:t xml:space="preserve"> </w:t>
      </w:r>
    </w:p>
    <w:p w14:paraId="00427ADB" w14:textId="5215C17C" w:rsidR="001163D2" w:rsidRDefault="42FCE2EE" w:rsidP="04CC3C19">
      <w:pPr>
        <w:pStyle w:val="ListParagraph"/>
        <w:numPr>
          <w:ilvl w:val="1"/>
          <w:numId w:val="5"/>
        </w:numPr>
      </w:pPr>
      <w:r>
        <w:t>Short</w:t>
      </w:r>
      <w:r w:rsidR="6AA3BA0C">
        <w:t xml:space="preserve"> </w:t>
      </w:r>
      <w:r>
        <w:t>error messages for easy</w:t>
      </w:r>
      <w:r w:rsidR="6AA3BA0C">
        <w:t xml:space="preserve"> </w:t>
      </w:r>
      <w:r>
        <w:t>customer support</w:t>
      </w:r>
    </w:p>
    <w:p w14:paraId="1B204DC3" w14:textId="311B874D" w:rsidR="001163D2" w:rsidRDefault="42FCE2EE" w:rsidP="4CC74199">
      <w:pPr>
        <w:pStyle w:val="ListParagraph"/>
        <w:numPr>
          <w:ilvl w:val="1"/>
          <w:numId w:val="5"/>
        </w:numPr>
      </w:pPr>
      <w:r>
        <w:t>Visible purchasing UI, all buttons should be easy to find</w:t>
      </w:r>
      <w:r w:rsidR="6AA3BA0C">
        <w:t xml:space="preserve"> </w:t>
      </w:r>
      <w:r>
        <w:t>on</w:t>
      </w:r>
      <w:r w:rsidR="6AA3BA0C">
        <w:t xml:space="preserve"> </w:t>
      </w:r>
      <w:r>
        <w:t>their page</w:t>
      </w:r>
    </w:p>
    <w:p w14:paraId="45779B5B" w14:textId="22B9B016" w:rsidR="001163D2" w:rsidRDefault="2E9EA269" w:rsidP="672BBE9A">
      <w:pPr>
        <w:pStyle w:val="ListParagraph"/>
        <w:numPr>
          <w:ilvl w:val="1"/>
          <w:numId w:val="5"/>
        </w:numPr>
      </w:pPr>
      <w:r>
        <w:t xml:space="preserve">Language selection should be offered upon first accessing the site and should be logged to </w:t>
      </w:r>
      <w:proofErr w:type="gramStart"/>
      <w:r>
        <w:t>users</w:t>
      </w:r>
      <w:proofErr w:type="gramEnd"/>
      <w:r>
        <w:t xml:space="preserve"> account</w:t>
      </w:r>
    </w:p>
    <w:p w14:paraId="4B57DC0B" w14:textId="37B12AFE" w:rsidR="001163D2" w:rsidRDefault="2E9EA269" w:rsidP="657B92AF">
      <w:pPr>
        <w:pStyle w:val="ListParagraph"/>
        <w:numPr>
          <w:ilvl w:val="1"/>
          <w:numId w:val="5"/>
        </w:numPr>
      </w:pPr>
      <w:r>
        <w:t xml:space="preserve">Splash page should have users account info easily </w:t>
      </w:r>
      <w:proofErr w:type="spellStart"/>
      <w:r>
        <w:t>readible</w:t>
      </w:r>
      <w:proofErr w:type="spellEnd"/>
      <w:r>
        <w:t xml:space="preserve"> upon login </w:t>
      </w:r>
      <w:proofErr w:type="spellStart"/>
      <w:r>
        <w:t>ie</w:t>
      </w:r>
      <w:proofErr w:type="spellEnd"/>
      <w:r>
        <w:t xml:space="preserve"> points, past purchases etc</w:t>
      </w:r>
    </w:p>
    <w:p w14:paraId="069E8749" w14:textId="13F1BA20" w:rsidR="001163D2" w:rsidRDefault="37179B1A" w:rsidP="17816A80">
      <w:bookmarkStart w:id="38" w:name="_Toc506458786"/>
      <w:bookmarkStart w:id="39" w:name="_Toc506459152"/>
      <w:r>
        <w:t>3.1.2 Hardware Interfaces</w:t>
      </w:r>
      <w:bookmarkEnd w:id="38"/>
      <w:bookmarkEnd w:id="39"/>
    </w:p>
    <w:p w14:paraId="5A859A12" w14:textId="0D8F995E" w:rsidR="2C2997B4" w:rsidRDefault="2C2997B4" w:rsidP="17816A80">
      <w:pPr>
        <w:ind w:firstLine="720"/>
      </w:pPr>
      <w:r>
        <w:t xml:space="preserve"> </w:t>
      </w:r>
      <w:r w:rsidR="77D342D5">
        <w:t xml:space="preserve">We should always ensure that our designed system does not pull too many resources from the </w:t>
      </w:r>
      <w:r w:rsidR="5E75ED5B">
        <w:t>clients'</w:t>
      </w:r>
      <w:r w:rsidR="77D342D5">
        <w:t xml:space="preserve"> </w:t>
      </w:r>
      <w:r w:rsidR="09093201">
        <w:t xml:space="preserve">AWS instances. </w:t>
      </w:r>
      <w:r w:rsidR="38CFA746">
        <w:t xml:space="preserve">We should implement rate-limiting to prevent accidental DOS from users attempting to purchase tickets. </w:t>
      </w:r>
    </w:p>
    <w:p w14:paraId="0AB8BCEF" w14:textId="77777777" w:rsidR="001163D2" w:rsidRDefault="37179B1A">
      <w:pPr>
        <w:pStyle w:val="Heading3"/>
      </w:pPr>
      <w:bookmarkStart w:id="40" w:name="_Toc506458787"/>
      <w:bookmarkStart w:id="41" w:name="_Toc506459153"/>
      <w:r>
        <w:t>3.1.3 Software Interfaces</w:t>
      </w:r>
      <w:bookmarkEnd w:id="40"/>
      <w:bookmarkEnd w:id="41"/>
    </w:p>
    <w:p w14:paraId="552BE5F0" w14:textId="16B65F20" w:rsidR="54539F51" w:rsidRDefault="54539F51" w:rsidP="71ED3A37">
      <w:r>
        <w:t>As of v1.0.0 we will require the following software:</w:t>
      </w:r>
    </w:p>
    <w:p w14:paraId="655CD08B" w14:textId="0268976E" w:rsidR="54539F51" w:rsidRDefault="54539F51" w:rsidP="71ED3A37">
      <w:r>
        <w:t>- AWS</w:t>
      </w:r>
      <w:r w:rsidR="00795F9F">
        <w:t xml:space="preserve">   </w:t>
      </w:r>
    </w:p>
    <w:p w14:paraId="6AE005FC" w14:textId="77777777" w:rsidR="009521EB" w:rsidRDefault="009521EB" w:rsidP="009521EB">
      <w:r>
        <w:t xml:space="preserve">- JS Nodes (Server Application)    </w:t>
      </w:r>
    </w:p>
    <w:p w14:paraId="40FAA6DB" w14:textId="185C1DAC" w:rsidR="009521EB" w:rsidRDefault="009521EB" w:rsidP="71ED3A37">
      <w:r>
        <w:t xml:space="preserve">- Electron JS (Client Application)    </w:t>
      </w:r>
    </w:p>
    <w:p w14:paraId="0BA7BAC2" w14:textId="071786BF" w:rsidR="00795F9F" w:rsidRDefault="00795F9F" w:rsidP="71ED3A37">
      <w:r>
        <w:t xml:space="preserve">- </w:t>
      </w:r>
      <w:proofErr w:type="spellStart"/>
      <w:r>
        <w:t>Paypal</w:t>
      </w:r>
      <w:proofErr w:type="spellEnd"/>
      <w:r>
        <w:t xml:space="preserve"> Client and Server API    </w:t>
      </w:r>
      <w:r w:rsidR="007706AC">
        <w:t xml:space="preserve"> </w:t>
      </w:r>
    </w:p>
    <w:p w14:paraId="37226DF9" w14:textId="0822B9DB" w:rsidR="006943E3" w:rsidRDefault="001806AE" w:rsidP="006943E3">
      <w:r>
        <w:t xml:space="preserve">- </w:t>
      </w:r>
      <w:r w:rsidR="00BA24E2">
        <w:t xml:space="preserve">RPC </w:t>
      </w:r>
      <w:r w:rsidR="00F2713E">
        <w:t>API (Bitcoin)</w:t>
      </w:r>
      <w:r w:rsidR="006943E3">
        <w:t xml:space="preserve"> </w:t>
      </w:r>
    </w:p>
    <w:p w14:paraId="1C0A5BBD" w14:textId="6FA5E011" w:rsidR="006943E3" w:rsidRDefault="006943E3" w:rsidP="71ED3A37"/>
    <w:p w14:paraId="6FF473A0" w14:textId="77777777" w:rsidR="00795F9F" w:rsidRDefault="00795F9F" w:rsidP="71ED3A37"/>
    <w:p w14:paraId="6C34E640" w14:textId="77777777" w:rsidR="001163D2" w:rsidRDefault="001163D2">
      <w:pPr>
        <w:pStyle w:val="Heading3"/>
      </w:pPr>
      <w:bookmarkStart w:id="42" w:name="_Toc506458788"/>
      <w:bookmarkStart w:id="43" w:name="_Toc506459154"/>
      <w:r>
        <w:t>3.1.4 Communications Interfaces</w:t>
      </w:r>
      <w:bookmarkEnd w:id="42"/>
      <w:bookmarkEnd w:id="43"/>
    </w:p>
    <w:p w14:paraId="6907B096" w14:textId="1DF2ECEB" w:rsidR="199EB873" w:rsidRDefault="199EB873" w:rsidP="71ED3A37">
      <w:r>
        <w:t>AWS staff handle most sever side communications interfaces, but we should still focus on ensuri</w:t>
      </w:r>
      <w:r w:rsidR="6660A8C8">
        <w:t>ng that customers information is always transmitted between components in a secure manner with HTTPS and properly configured certifications.</w:t>
      </w:r>
    </w:p>
    <w:p w14:paraId="447225C1" w14:textId="77777777" w:rsidR="001163D2" w:rsidRDefault="001163D2">
      <w:pPr>
        <w:pStyle w:val="Heading2"/>
      </w:pPr>
      <w:bookmarkStart w:id="44" w:name="_Toc506458789"/>
      <w:bookmarkStart w:id="45" w:name="_Toc506459155"/>
      <w:r>
        <w:t>3.2 Functional Requirements</w:t>
      </w:r>
      <w:bookmarkEnd w:id="44"/>
      <w:bookmarkEnd w:id="45"/>
    </w:p>
    <w:p w14:paraId="75B8C18B" w14:textId="5B11613D" w:rsidR="001163D2" w:rsidRDefault="001163D2" w:rsidP="46D1641C">
      <w:pPr>
        <w:pStyle w:val="BodyText"/>
        <w:spacing w:line="259" w:lineRule="auto"/>
      </w:pPr>
      <w:r>
        <w:t xml:space="preserve">This section describes specific features </w:t>
      </w:r>
      <w:r w:rsidR="645996DA">
        <w:t>and functionalities</w:t>
      </w:r>
      <w:r>
        <w:t xml:space="preserve"> </w:t>
      </w:r>
      <w:r w:rsidR="0370A1ED">
        <w:t xml:space="preserve">for the movie ticketing system. </w:t>
      </w:r>
      <w:r w:rsidR="22D55AC2">
        <w:t>The</w:t>
      </w:r>
      <w:r w:rsidR="56494A5C">
        <w:t xml:space="preserve"> focus will be</w:t>
      </w:r>
      <w:r w:rsidR="1A19B671">
        <w:t xml:space="preserve"> on the main </w:t>
      </w:r>
      <w:r w:rsidR="7423BD1E">
        <w:t xml:space="preserve">functional </w:t>
      </w:r>
      <w:r w:rsidR="56494A5C">
        <w:t xml:space="preserve">requirements. </w:t>
      </w:r>
      <w:r w:rsidR="42111129">
        <w:t>For each requirement,</w:t>
      </w:r>
      <w:r w:rsidR="78F44F14">
        <w:t xml:space="preserve"> the document will describe inputs, processing, outputs, and error</w:t>
      </w:r>
      <w:r w:rsidR="42111129">
        <w:t xml:space="preserve"> handling where needed. </w:t>
      </w:r>
    </w:p>
    <w:p w14:paraId="532E8A6A" w14:textId="1168A8DC" w:rsidR="095EAC67" w:rsidRDefault="095EAC67" w:rsidP="095EAC67"/>
    <w:p w14:paraId="4C31FE68" w14:textId="10962AA1" w:rsidR="32AE4252" w:rsidRDefault="61B32022" w:rsidP="00E3F85E">
      <w:pPr>
        <w:spacing w:after="120"/>
        <w:ind w:left="1080" w:hanging="1080"/>
        <w:rPr>
          <w:rFonts w:cs="Times"/>
          <w:color w:val="000000" w:themeColor="text1"/>
        </w:rPr>
      </w:pPr>
      <w:r w:rsidRPr="749416F7">
        <w:rPr>
          <w:rFonts w:cs="Times"/>
          <w:color w:val="000000" w:themeColor="text1"/>
          <w:sz w:val="28"/>
          <w:szCs w:val="28"/>
        </w:rPr>
        <w:t>3.2.1 User Handling:</w:t>
      </w:r>
    </w:p>
    <w:p w14:paraId="5ADD363D" w14:textId="0C894F16" w:rsidR="32AE4252" w:rsidRDefault="61B32022" w:rsidP="00E3F85E">
      <w:pPr>
        <w:spacing w:after="120"/>
        <w:ind w:left="1080" w:hanging="1080"/>
        <w:rPr>
          <w:rFonts w:cs="Times"/>
          <w:color w:val="000000" w:themeColor="text1"/>
        </w:rPr>
      </w:pPr>
      <w:r w:rsidRPr="749416F7">
        <w:rPr>
          <w:rFonts w:cs="Times"/>
          <w:color w:val="000000" w:themeColor="text1"/>
        </w:rPr>
        <w:t>3.2.1.1 Introduction:</w:t>
      </w:r>
    </w:p>
    <w:p w14:paraId="4B5F0043" w14:textId="55C5B9AF" w:rsidR="32AE4252" w:rsidRDefault="26688547" w:rsidP="390183C2">
      <w:pPr>
        <w:spacing w:after="120"/>
        <w:ind w:left="1080" w:hanging="360"/>
        <w:rPr>
          <w:rFonts w:cs="Times"/>
          <w:color w:val="000000" w:themeColor="text1"/>
        </w:rPr>
      </w:pPr>
      <w:r w:rsidRPr="749416F7">
        <w:rPr>
          <w:rFonts w:cs="Times"/>
          <w:color w:val="000000" w:themeColor="text1"/>
        </w:rPr>
        <w:t>-</w:t>
      </w:r>
      <w:r w:rsidR="61B32022" w:rsidRPr="749416F7">
        <w:rPr>
          <w:rFonts w:cs="Times"/>
          <w:color w:val="000000" w:themeColor="text1"/>
        </w:rPr>
        <w:t xml:space="preserve">The system </w:t>
      </w:r>
      <w:r w:rsidR="1190EC28" w:rsidRPr="749416F7">
        <w:rPr>
          <w:rFonts w:cs="Times"/>
          <w:color w:val="000000" w:themeColor="text1"/>
        </w:rPr>
        <w:t>will</w:t>
      </w:r>
      <w:r w:rsidR="61B32022" w:rsidRPr="749416F7">
        <w:rPr>
          <w:rFonts w:cs="Times"/>
          <w:color w:val="000000" w:themeColor="text1"/>
        </w:rPr>
        <w:t xml:space="preserve"> handle concurrent access by at least 1000 users.</w:t>
      </w:r>
    </w:p>
    <w:p w14:paraId="36B3546E" w14:textId="11B69BCA" w:rsidR="32AE4252" w:rsidRDefault="61B32022" w:rsidP="00E3F85E">
      <w:pPr>
        <w:spacing w:after="120"/>
        <w:ind w:left="1080" w:hanging="1080"/>
        <w:rPr>
          <w:rFonts w:cs="Times"/>
          <w:color w:val="000000" w:themeColor="text1"/>
        </w:rPr>
      </w:pPr>
      <w:r w:rsidRPr="749416F7">
        <w:rPr>
          <w:rFonts w:cs="Times"/>
          <w:color w:val="000000" w:themeColor="text1"/>
        </w:rPr>
        <w:t>3.2.1.2 Inputs:</w:t>
      </w:r>
    </w:p>
    <w:p w14:paraId="52E25964" w14:textId="4200BF32" w:rsidR="32AE4252" w:rsidRDefault="5E9E3E32" w:rsidP="21DCF9B0">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User requests for browsing, purchasing tickets, or accessing account information.</w:t>
      </w:r>
    </w:p>
    <w:p w14:paraId="0134F010" w14:textId="298125AE" w:rsidR="32AE4252" w:rsidRDefault="61B32022" w:rsidP="00E3F85E">
      <w:pPr>
        <w:spacing w:after="120"/>
        <w:ind w:left="1080" w:hanging="1080"/>
        <w:rPr>
          <w:rFonts w:cs="Times"/>
          <w:color w:val="000000" w:themeColor="text1"/>
        </w:rPr>
      </w:pPr>
      <w:r w:rsidRPr="749416F7">
        <w:rPr>
          <w:rFonts w:cs="Times"/>
          <w:color w:val="000000" w:themeColor="text1"/>
        </w:rPr>
        <w:t>3.2.1.3 Processing:</w:t>
      </w:r>
    </w:p>
    <w:p w14:paraId="0FFE74C0" w14:textId="42ABC1C9" w:rsidR="32AE4252" w:rsidRDefault="35B71956" w:rsidP="78060697">
      <w:pPr>
        <w:spacing w:after="120"/>
        <w:ind w:left="1080" w:hanging="360"/>
        <w:rPr>
          <w:rFonts w:cs="Times"/>
          <w:color w:val="000000" w:themeColor="text1"/>
        </w:rPr>
      </w:pPr>
      <w:r w:rsidRPr="749416F7">
        <w:rPr>
          <w:rFonts w:cs="Times"/>
          <w:color w:val="000000" w:themeColor="text1"/>
        </w:rPr>
        <w:t>-</w:t>
      </w:r>
      <w:r w:rsidR="4B9A4CD7" w:rsidRPr="749416F7">
        <w:rPr>
          <w:rFonts w:cs="Times"/>
          <w:color w:val="000000" w:themeColor="text1"/>
        </w:rPr>
        <w:t xml:space="preserve"> </w:t>
      </w:r>
      <w:r w:rsidR="61B32022" w:rsidRPr="749416F7">
        <w:rPr>
          <w:rFonts w:cs="Times"/>
          <w:color w:val="000000" w:themeColor="text1"/>
        </w:rPr>
        <w:t xml:space="preserve">Implement load balancing and optimized database to </w:t>
      </w:r>
      <w:r w:rsidR="5C3D0F99" w:rsidRPr="749416F7">
        <w:rPr>
          <w:rFonts w:cs="Times"/>
          <w:color w:val="000000" w:themeColor="text1"/>
        </w:rPr>
        <w:t>deal with</w:t>
      </w:r>
      <w:r w:rsidR="61B32022" w:rsidRPr="749416F7">
        <w:rPr>
          <w:rFonts w:cs="Times"/>
          <w:color w:val="000000" w:themeColor="text1"/>
        </w:rPr>
        <w:t xml:space="preserve"> high traffic.</w:t>
      </w:r>
    </w:p>
    <w:p w14:paraId="635366D3" w14:textId="476674FF" w:rsidR="32AE4252" w:rsidRDefault="61B32022" w:rsidP="00E3F85E">
      <w:pPr>
        <w:spacing w:after="120"/>
        <w:ind w:left="1080" w:hanging="1080"/>
        <w:rPr>
          <w:rFonts w:cs="Times"/>
          <w:color w:val="000000" w:themeColor="text1"/>
        </w:rPr>
      </w:pPr>
      <w:r w:rsidRPr="749416F7">
        <w:rPr>
          <w:rFonts w:cs="Times"/>
          <w:color w:val="000000" w:themeColor="text1"/>
        </w:rPr>
        <w:t>3.2.1.4 Outputs:</w:t>
      </w:r>
    </w:p>
    <w:p w14:paraId="229184E4" w14:textId="09E83660" w:rsidR="37914AC5" w:rsidRDefault="37914AC5" w:rsidP="7FB55710">
      <w:pPr>
        <w:spacing w:after="120" w:line="259" w:lineRule="auto"/>
        <w:ind w:left="1080" w:hanging="360"/>
        <w:rPr>
          <w:rFonts w:cs="Times"/>
          <w:color w:val="000000" w:themeColor="text1"/>
        </w:rPr>
      </w:pPr>
      <w:r w:rsidRPr="749416F7">
        <w:rPr>
          <w:rFonts w:cs="Times"/>
          <w:color w:val="000000" w:themeColor="text1"/>
        </w:rPr>
        <w:t>- Correct responses to different user interactions</w:t>
      </w:r>
    </w:p>
    <w:p w14:paraId="08B0447E" w14:textId="2B7EDF33" w:rsidR="32AE4252" w:rsidRDefault="37914AC5" w:rsidP="2A9E2CAC">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Queued responses when </w:t>
      </w:r>
      <w:r w:rsidR="47CB532B" w:rsidRPr="749416F7">
        <w:rPr>
          <w:rFonts w:cs="Times"/>
          <w:color w:val="000000" w:themeColor="text1"/>
        </w:rPr>
        <w:t>there are excess users</w:t>
      </w:r>
      <w:r w:rsidR="61B32022" w:rsidRPr="749416F7">
        <w:rPr>
          <w:rFonts w:cs="Times"/>
          <w:color w:val="000000" w:themeColor="text1"/>
        </w:rPr>
        <w:t>.</w:t>
      </w:r>
    </w:p>
    <w:p w14:paraId="0B1672B1" w14:textId="5132B8ED" w:rsidR="32AE4252" w:rsidRDefault="61B32022" w:rsidP="00E3F85E">
      <w:pPr>
        <w:spacing w:after="120"/>
        <w:ind w:left="1080" w:hanging="1080"/>
        <w:rPr>
          <w:rFonts w:cs="Times"/>
          <w:color w:val="000000" w:themeColor="text1"/>
        </w:rPr>
      </w:pPr>
      <w:r w:rsidRPr="749416F7">
        <w:rPr>
          <w:rFonts w:cs="Times"/>
          <w:color w:val="000000" w:themeColor="text1"/>
        </w:rPr>
        <w:t>3.2.1.5 Error Handling:</w:t>
      </w:r>
    </w:p>
    <w:p w14:paraId="2877D599" w14:textId="1E6B7A04" w:rsidR="32AE4252" w:rsidRDefault="4AB72AEE" w:rsidP="01688967">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Display error messages if the system is overloaded.</w:t>
      </w:r>
    </w:p>
    <w:p w14:paraId="34ED9728" w14:textId="05FE6F7D" w:rsidR="32AE4252" w:rsidRDefault="0A590652" w:rsidP="47A08280">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Implement a queue system to manage excess users smoothly.</w:t>
      </w:r>
    </w:p>
    <w:p w14:paraId="18C5776E" w14:textId="43CADEF7" w:rsidR="734A293F" w:rsidRDefault="734A293F" w:rsidP="734A293F">
      <w:pPr>
        <w:spacing w:after="120"/>
        <w:ind w:left="1080" w:hanging="1080"/>
        <w:rPr>
          <w:rFonts w:cs="Times"/>
          <w:color w:val="000000" w:themeColor="text1"/>
          <w:sz w:val="28"/>
          <w:szCs w:val="28"/>
        </w:rPr>
      </w:pPr>
    </w:p>
    <w:p w14:paraId="0C2BAAFF" w14:textId="2B6478D6"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3.2.2 Web Browser Operation</w:t>
      </w:r>
      <w:r w:rsidR="78242627" w:rsidRPr="749416F7">
        <w:rPr>
          <w:rFonts w:cs="Times"/>
          <w:color w:val="000000" w:themeColor="text1"/>
          <w:sz w:val="28"/>
          <w:szCs w:val="28"/>
        </w:rPr>
        <w:t>:</w:t>
      </w:r>
    </w:p>
    <w:p w14:paraId="1C25426B" w14:textId="6A0886FB" w:rsidR="32AE4252" w:rsidRDefault="61B32022" w:rsidP="00E3F85E">
      <w:pPr>
        <w:spacing w:after="120"/>
        <w:ind w:left="1080" w:hanging="1080"/>
        <w:rPr>
          <w:rFonts w:cs="Times"/>
          <w:color w:val="000000" w:themeColor="text1"/>
        </w:rPr>
      </w:pPr>
      <w:r w:rsidRPr="749416F7">
        <w:rPr>
          <w:rFonts w:cs="Times"/>
          <w:color w:val="000000" w:themeColor="text1"/>
        </w:rPr>
        <w:t>3.2.2.1 Introduction:</w:t>
      </w:r>
    </w:p>
    <w:p w14:paraId="719A7E66" w14:textId="5C69117A" w:rsidR="32AE4252" w:rsidRDefault="0D0DD66B" w:rsidP="136CF0B2">
      <w:pPr>
        <w:spacing w:after="120"/>
        <w:ind w:left="1080" w:hanging="360"/>
        <w:rPr>
          <w:rFonts w:cs="Times"/>
          <w:color w:val="000000" w:themeColor="text1"/>
        </w:rPr>
      </w:pPr>
      <w:r w:rsidRPr="749416F7">
        <w:rPr>
          <w:rFonts w:cs="Times"/>
          <w:color w:val="000000" w:themeColor="text1"/>
        </w:rPr>
        <w:t>-</w:t>
      </w:r>
      <w:r w:rsidR="61B32022" w:rsidRPr="749416F7">
        <w:rPr>
          <w:rFonts w:cs="Times"/>
          <w:color w:val="000000" w:themeColor="text1"/>
        </w:rPr>
        <w:t xml:space="preserve">The system </w:t>
      </w:r>
      <w:r w:rsidR="6129AE07" w:rsidRPr="749416F7">
        <w:rPr>
          <w:rFonts w:cs="Times"/>
          <w:color w:val="000000" w:themeColor="text1"/>
        </w:rPr>
        <w:t>will</w:t>
      </w:r>
      <w:r w:rsidR="61B32022" w:rsidRPr="749416F7">
        <w:rPr>
          <w:rFonts w:cs="Times"/>
          <w:color w:val="000000" w:themeColor="text1"/>
        </w:rPr>
        <w:t xml:space="preserve"> entirely </w:t>
      </w:r>
      <w:r w:rsidR="3B9493B6" w:rsidRPr="749416F7">
        <w:rPr>
          <w:rFonts w:cs="Times"/>
          <w:color w:val="000000" w:themeColor="text1"/>
        </w:rPr>
        <w:t xml:space="preserve">operate </w:t>
      </w:r>
      <w:r w:rsidR="61B32022" w:rsidRPr="749416F7">
        <w:rPr>
          <w:rFonts w:cs="Times"/>
          <w:color w:val="000000" w:themeColor="text1"/>
        </w:rPr>
        <w:t>within a web browser environment,</w:t>
      </w:r>
    </w:p>
    <w:p w14:paraId="7DDE27E6" w14:textId="11168E48" w:rsidR="32AE4252" w:rsidRDefault="61B32022" w:rsidP="549D8ABA">
      <w:pPr>
        <w:spacing w:after="120"/>
        <w:rPr>
          <w:rFonts w:cs="Times"/>
          <w:color w:val="000000" w:themeColor="text1"/>
        </w:rPr>
      </w:pPr>
      <w:r w:rsidRPr="749416F7">
        <w:rPr>
          <w:rFonts w:cs="Times"/>
          <w:color w:val="000000" w:themeColor="text1"/>
        </w:rPr>
        <w:t>3.2.2.2 Inputs:</w:t>
      </w:r>
    </w:p>
    <w:p w14:paraId="0E54D5B2" w14:textId="3D94D8D1" w:rsidR="32AE4252" w:rsidRDefault="5264B3B5" w:rsidP="12D328C3">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URL requests from </w:t>
      </w:r>
      <w:r w:rsidR="4D929043" w:rsidRPr="749416F7">
        <w:rPr>
          <w:rFonts w:cs="Times"/>
          <w:color w:val="000000" w:themeColor="text1"/>
        </w:rPr>
        <w:t xml:space="preserve">user's </w:t>
      </w:r>
      <w:r w:rsidR="61B32022" w:rsidRPr="749416F7">
        <w:rPr>
          <w:rFonts w:cs="Times"/>
          <w:color w:val="000000" w:themeColor="text1"/>
        </w:rPr>
        <w:t>web browsers.</w:t>
      </w:r>
    </w:p>
    <w:p w14:paraId="7C3D4F6B" w14:textId="2CF947C3" w:rsidR="32AE4252" w:rsidRDefault="61B32022" w:rsidP="00E3F85E">
      <w:pPr>
        <w:spacing w:after="120"/>
        <w:ind w:left="1080" w:hanging="1080"/>
        <w:rPr>
          <w:rFonts w:cs="Times"/>
          <w:color w:val="000000" w:themeColor="text1"/>
        </w:rPr>
      </w:pPr>
      <w:r w:rsidRPr="749416F7">
        <w:rPr>
          <w:rFonts w:cs="Times"/>
          <w:color w:val="000000" w:themeColor="text1"/>
        </w:rPr>
        <w:t>3.2.2.3 Processing:</w:t>
      </w:r>
    </w:p>
    <w:p w14:paraId="6244F88B" w14:textId="4492E028" w:rsidR="2A64C57C" w:rsidRDefault="2A64C57C" w:rsidP="734A293F">
      <w:pPr>
        <w:spacing w:after="120" w:line="259" w:lineRule="auto"/>
        <w:ind w:left="1080" w:hanging="360"/>
        <w:rPr>
          <w:rFonts w:cs="Times"/>
          <w:color w:val="000000" w:themeColor="text1"/>
        </w:rPr>
      </w:pPr>
      <w:r w:rsidRPr="749416F7">
        <w:rPr>
          <w:rFonts w:cs="Times"/>
          <w:color w:val="000000" w:themeColor="text1"/>
        </w:rPr>
        <w:t>- Create the UI</w:t>
      </w:r>
    </w:p>
    <w:p w14:paraId="1DBF41D5" w14:textId="5463FB56" w:rsidR="32AE4252" w:rsidRDefault="2A64C57C" w:rsidP="734A293F">
      <w:pPr>
        <w:spacing w:after="120"/>
        <w:ind w:left="1080" w:hanging="360"/>
        <w:rPr>
          <w:rFonts w:cs="Times"/>
          <w:color w:val="000000" w:themeColor="text1"/>
        </w:rPr>
      </w:pPr>
      <w:r w:rsidRPr="749416F7">
        <w:rPr>
          <w:rFonts w:cs="Times"/>
          <w:color w:val="000000" w:themeColor="text1"/>
        </w:rPr>
        <w:t>- Make sure the system is</w:t>
      </w:r>
      <w:r w:rsidR="61B32022" w:rsidRPr="749416F7">
        <w:rPr>
          <w:rFonts w:cs="Times"/>
          <w:color w:val="000000" w:themeColor="text1"/>
        </w:rPr>
        <w:t xml:space="preserve"> compatib</w:t>
      </w:r>
      <w:r w:rsidR="69B4C822" w:rsidRPr="749416F7">
        <w:rPr>
          <w:rFonts w:cs="Times"/>
          <w:color w:val="000000" w:themeColor="text1"/>
        </w:rPr>
        <w:t>le</w:t>
      </w:r>
      <w:r w:rsidR="61B32022" w:rsidRPr="749416F7">
        <w:rPr>
          <w:rFonts w:cs="Times"/>
          <w:color w:val="000000" w:themeColor="text1"/>
        </w:rPr>
        <w:t xml:space="preserve"> with modern browsers (Chrome, Firefox, Safari, Edge).</w:t>
      </w:r>
    </w:p>
    <w:p w14:paraId="5C4DC736" w14:textId="5BDB6DF4" w:rsidR="32AE4252" w:rsidRDefault="61B32022" w:rsidP="00E3F85E">
      <w:pPr>
        <w:spacing w:after="120"/>
        <w:ind w:left="1080" w:hanging="1080"/>
        <w:rPr>
          <w:rFonts w:cs="Times"/>
          <w:color w:val="000000" w:themeColor="text1"/>
        </w:rPr>
      </w:pPr>
      <w:r w:rsidRPr="749416F7">
        <w:rPr>
          <w:rFonts w:cs="Times"/>
          <w:color w:val="000000" w:themeColor="text1"/>
        </w:rPr>
        <w:t>3.2.2.4 Outputs:</w:t>
      </w:r>
    </w:p>
    <w:p w14:paraId="00ED3EF4" w14:textId="3C3A5425" w:rsidR="32AE4252" w:rsidRDefault="73BF41CE" w:rsidP="734A293F">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Interactive web pages for browsing, purchasing, and managing tickets.</w:t>
      </w:r>
    </w:p>
    <w:p w14:paraId="4A78A213" w14:textId="57121339" w:rsidR="32AE4252" w:rsidRDefault="61B32022" w:rsidP="00E3F85E">
      <w:pPr>
        <w:spacing w:after="120"/>
        <w:ind w:left="1080" w:hanging="1080"/>
        <w:rPr>
          <w:rFonts w:cs="Times"/>
          <w:color w:val="000000" w:themeColor="text1"/>
        </w:rPr>
      </w:pPr>
      <w:r w:rsidRPr="749416F7">
        <w:rPr>
          <w:rFonts w:cs="Times"/>
          <w:color w:val="000000" w:themeColor="text1"/>
        </w:rPr>
        <w:t>3.2.2.5 Error Handling:</w:t>
      </w:r>
    </w:p>
    <w:p w14:paraId="137760FC" w14:textId="687F20F8" w:rsidR="32AE4252" w:rsidRDefault="1CBBD023" w:rsidP="3D4C9A9E">
      <w:pPr>
        <w:spacing w:after="120"/>
        <w:ind w:left="1080" w:hanging="360"/>
        <w:rPr>
          <w:rFonts w:cs="Times"/>
          <w:color w:val="000000" w:themeColor="text1"/>
        </w:rPr>
      </w:pPr>
      <w:r w:rsidRPr="749416F7">
        <w:rPr>
          <w:rFonts w:cs="Times"/>
          <w:color w:val="000000" w:themeColor="text1"/>
        </w:rPr>
        <w:t xml:space="preserve">- If the user's browser is not compatible display error </w:t>
      </w:r>
      <w:proofErr w:type="spellStart"/>
      <w:r w:rsidRPr="749416F7">
        <w:rPr>
          <w:rFonts w:cs="Times"/>
          <w:color w:val="000000" w:themeColor="text1"/>
        </w:rPr>
        <w:t>mssage</w:t>
      </w:r>
      <w:proofErr w:type="spellEnd"/>
    </w:p>
    <w:p w14:paraId="4D2737C5" w14:textId="600DFBF7" w:rsidR="6BDF9CE4" w:rsidRDefault="6BDF9CE4" w:rsidP="6BDF9CE4">
      <w:pPr>
        <w:spacing w:after="120"/>
        <w:ind w:left="1080" w:hanging="1080"/>
        <w:rPr>
          <w:rFonts w:cs="Times"/>
          <w:color w:val="000000" w:themeColor="text1"/>
          <w:sz w:val="28"/>
          <w:szCs w:val="28"/>
        </w:rPr>
      </w:pPr>
    </w:p>
    <w:p w14:paraId="4099A4E5" w14:textId="7AA542F5"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3.2.3 Bot Prevention</w:t>
      </w:r>
      <w:r w:rsidR="0CC9A514" w:rsidRPr="749416F7">
        <w:rPr>
          <w:rFonts w:cs="Times"/>
          <w:color w:val="000000" w:themeColor="text1"/>
          <w:sz w:val="28"/>
          <w:szCs w:val="28"/>
        </w:rPr>
        <w:t>:</w:t>
      </w:r>
    </w:p>
    <w:p w14:paraId="386F5ACD" w14:textId="1BEB1EEA" w:rsidR="32AE4252" w:rsidRDefault="61B32022" w:rsidP="00E3F85E">
      <w:pPr>
        <w:spacing w:after="120"/>
        <w:ind w:left="1080" w:hanging="1080"/>
        <w:rPr>
          <w:rFonts w:cs="Times"/>
          <w:color w:val="000000" w:themeColor="text1"/>
        </w:rPr>
      </w:pPr>
      <w:r w:rsidRPr="749416F7">
        <w:rPr>
          <w:rFonts w:cs="Times"/>
          <w:color w:val="000000" w:themeColor="text1"/>
        </w:rPr>
        <w:t>3.2.3.1 Introduction:</w:t>
      </w:r>
    </w:p>
    <w:p w14:paraId="04EF270A" w14:textId="4CB03048" w:rsidR="32AE4252" w:rsidRDefault="32675547" w:rsidP="3D1F05A4">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The system </w:t>
      </w:r>
      <w:r w:rsidR="7563D117" w:rsidRPr="749416F7">
        <w:rPr>
          <w:rFonts w:cs="Times"/>
          <w:color w:val="000000" w:themeColor="text1"/>
        </w:rPr>
        <w:t>will</w:t>
      </w:r>
      <w:r w:rsidR="61B32022" w:rsidRPr="749416F7">
        <w:rPr>
          <w:rFonts w:cs="Times"/>
          <w:color w:val="000000" w:themeColor="text1"/>
        </w:rPr>
        <w:t xml:space="preserve"> block bots attempting to buy tickets.</w:t>
      </w:r>
    </w:p>
    <w:p w14:paraId="01281038" w14:textId="1C837102" w:rsidR="32AE4252" w:rsidRDefault="61B32022" w:rsidP="00E3F85E">
      <w:pPr>
        <w:spacing w:after="120"/>
        <w:ind w:left="1080" w:hanging="1080"/>
        <w:rPr>
          <w:rFonts w:cs="Times"/>
          <w:color w:val="000000" w:themeColor="text1"/>
        </w:rPr>
      </w:pPr>
      <w:r w:rsidRPr="749416F7">
        <w:rPr>
          <w:rFonts w:cs="Times"/>
          <w:color w:val="000000" w:themeColor="text1"/>
        </w:rPr>
        <w:t>3.2.3.2 Inputs:</w:t>
      </w:r>
    </w:p>
    <w:p w14:paraId="584582DE" w14:textId="12053F4A" w:rsidR="32AE4252" w:rsidRDefault="6E576A5F" w:rsidP="25A83B43">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Ticket purchase requests from users.</w:t>
      </w:r>
    </w:p>
    <w:p w14:paraId="124336A9" w14:textId="0C3826CD" w:rsidR="32AE4252" w:rsidRDefault="61B32022" w:rsidP="00E3F85E">
      <w:pPr>
        <w:spacing w:after="120"/>
        <w:ind w:left="1080" w:hanging="1080"/>
        <w:rPr>
          <w:rFonts w:cs="Times"/>
          <w:color w:val="000000" w:themeColor="text1"/>
        </w:rPr>
      </w:pPr>
      <w:r w:rsidRPr="749416F7">
        <w:rPr>
          <w:rFonts w:cs="Times"/>
          <w:color w:val="000000" w:themeColor="text1"/>
        </w:rPr>
        <w:t>3.2.3.3 Processing:</w:t>
      </w:r>
    </w:p>
    <w:p w14:paraId="2AF59269" w14:textId="4ECB44E6" w:rsidR="7B6434B3" w:rsidRDefault="7B6434B3" w:rsidP="25A83B43">
      <w:pPr>
        <w:spacing w:after="120" w:line="259" w:lineRule="auto"/>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Implement </w:t>
      </w:r>
      <w:r w:rsidR="65D4900F" w:rsidRPr="749416F7">
        <w:rPr>
          <w:rFonts w:cs="Times"/>
          <w:color w:val="000000" w:themeColor="text1"/>
        </w:rPr>
        <w:t>a verification system</w:t>
      </w:r>
    </w:p>
    <w:p w14:paraId="69584F54" w14:textId="15B010C7" w:rsidR="32AE4252" w:rsidRDefault="65D4900F" w:rsidP="25A83B43">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Monitor and analyze request patterns to identify and block bots.</w:t>
      </w:r>
    </w:p>
    <w:p w14:paraId="302EF553" w14:textId="4A586A55" w:rsidR="32AE4252" w:rsidRDefault="61B32022" w:rsidP="00E3F85E">
      <w:pPr>
        <w:spacing w:after="120"/>
        <w:ind w:left="1080" w:hanging="1080"/>
        <w:rPr>
          <w:rFonts w:cs="Times"/>
          <w:color w:val="000000" w:themeColor="text1"/>
        </w:rPr>
      </w:pPr>
      <w:r w:rsidRPr="749416F7">
        <w:rPr>
          <w:rFonts w:cs="Times"/>
          <w:color w:val="000000" w:themeColor="text1"/>
        </w:rPr>
        <w:t>3.2.3.4 Outputs:</w:t>
      </w:r>
    </w:p>
    <w:p w14:paraId="09E1ACC0" w14:textId="290A41C4" w:rsidR="32AE4252" w:rsidRDefault="5BCE6E91" w:rsidP="25A83B43">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Blocked transaction attempts from identified bots.</w:t>
      </w:r>
    </w:p>
    <w:p w14:paraId="1275D7AA" w14:textId="1ED2F398" w:rsidR="32AE4252" w:rsidRDefault="5757C92B" w:rsidP="61F6218F">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Successful transactions from legitimate users.</w:t>
      </w:r>
    </w:p>
    <w:p w14:paraId="79AB22DE" w14:textId="5F944FAC" w:rsidR="32AE4252" w:rsidRDefault="61B32022" w:rsidP="00E3F85E">
      <w:pPr>
        <w:spacing w:after="120"/>
        <w:ind w:left="1080" w:hanging="1080"/>
        <w:rPr>
          <w:rFonts w:cs="Times"/>
          <w:color w:val="000000" w:themeColor="text1"/>
        </w:rPr>
      </w:pPr>
      <w:r w:rsidRPr="749416F7">
        <w:rPr>
          <w:rFonts w:cs="Times"/>
          <w:color w:val="000000" w:themeColor="text1"/>
        </w:rPr>
        <w:t>3.2.3.5 Error Handling:</w:t>
      </w:r>
    </w:p>
    <w:p w14:paraId="18352C88" w14:textId="520683F6" w:rsidR="32AE4252" w:rsidRDefault="15B7BEED" w:rsidP="66488E79">
      <w:pPr>
        <w:spacing w:after="120"/>
        <w:ind w:left="1080" w:hanging="360"/>
        <w:rPr>
          <w:rFonts w:cs="Times"/>
          <w:color w:val="000000" w:themeColor="text1"/>
        </w:rPr>
      </w:pPr>
      <w:r w:rsidRPr="749416F7">
        <w:rPr>
          <w:rFonts w:cs="Times"/>
          <w:color w:val="000000" w:themeColor="text1"/>
        </w:rPr>
        <w:t>- Message for</w:t>
      </w:r>
      <w:r w:rsidR="61B32022" w:rsidRPr="749416F7">
        <w:rPr>
          <w:rFonts w:cs="Times"/>
          <w:color w:val="000000" w:themeColor="text1"/>
        </w:rPr>
        <w:t xml:space="preserve"> users when</w:t>
      </w:r>
      <w:r w:rsidR="74A9220D" w:rsidRPr="749416F7">
        <w:rPr>
          <w:rFonts w:cs="Times"/>
          <w:color w:val="000000" w:themeColor="text1"/>
        </w:rPr>
        <w:t xml:space="preserve"> </w:t>
      </w:r>
      <w:r w:rsidR="61B32022" w:rsidRPr="749416F7">
        <w:rPr>
          <w:rFonts w:cs="Times"/>
          <w:color w:val="000000" w:themeColor="text1"/>
        </w:rPr>
        <w:t>verification</w:t>
      </w:r>
      <w:r w:rsidR="0B9497CB" w:rsidRPr="749416F7">
        <w:rPr>
          <w:rFonts w:cs="Times"/>
          <w:color w:val="000000" w:themeColor="text1"/>
        </w:rPr>
        <w:t xml:space="preserve"> system</w:t>
      </w:r>
      <w:r w:rsidR="61B32022" w:rsidRPr="749416F7">
        <w:rPr>
          <w:rFonts w:cs="Times"/>
          <w:color w:val="000000" w:themeColor="text1"/>
        </w:rPr>
        <w:t xml:space="preserve"> i</w:t>
      </w:r>
      <w:r w:rsidR="11B46187" w:rsidRPr="749416F7">
        <w:rPr>
          <w:rFonts w:cs="Times"/>
          <w:color w:val="000000" w:themeColor="text1"/>
        </w:rPr>
        <w:t>nteraction</w:t>
      </w:r>
      <w:r w:rsidR="61B32022" w:rsidRPr="749416F7">
        <w:rPr>
          <w:rFonts w:cs="Times"/>
          <w:color w:val="000000" w:themeColor="text1"/>
        </w:rPr>
        <w:t xml:space="preserve"> is required.</w:t>
      </w:r>
    </w:p>
    <w:p w14:paraId="0586C296" w14:textId="09F4A5D5" w:rsidR="32AE4252" w:rsidRDefault="3E8FDBA2" w:rsidP="74F79A19">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Log and alert administrators of suspected bot activity.</w:t>
      </w:r>
    </w:p>
    <w:p w14:paraId="1BFB1C6B" w14:textId="48FAF019" w:rsidR="6A1E56E5" w:rsidRDefault="6A1E56E5" w:rsidP="6A1E56E5">
      <w:pPr>
        <w:spacing w:after="120"/>
        <w:ind w:left="1080" w:hanging="1080"/>
        <w:rPr>
          <w:rFonts w:cs="Times"/>
          <w:color w:val="000000" w:themeColor="text1"/>
        </w:rPr>
      </w:pPr>
    </w:p>
    <w:p w14:paraId="253B773E" w14:textId="7CF92997"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3.2.4 Database Interface</w:t>
      </w:r>
      <w:r w:rsidR="6F55A8D0" w:rsidRPr="749416F7">
        <w:rPr>
          <w:rFonts w:cs="Times"/>
          <w:color w:val="000000" w:themeColor="text1"/>
          <w:sz w:val="28"/>
          <w:szCs w:val="28"/>
        </w:rPr>
        <w:t>:</w:t>
      </w:r>
    </w:p>
    <w:p w14:paraId="310842FF" w14:textId="17D971E5" w:rsidR="32AE4252" w:rsidRDefault="61B32022" w:rsidP="00E3F85E">
      <w:pPr>
        <w:spacing w:after="120"/>
        <w:ind w:left="1080" w:hanging="1080"/>
        <w:rPr>
          <w:rFonts w:cs="Times"/>
          <w:color w:val="000000" w:themeColor="text1"/>
        </w:rPr>
      </w:pPr>
      <w:r w:rsidRPr="749416F7">
        <w:rPr>
          <w:rFonts w:cs="Times"/>
          <w:color w:val="000000" w:themeColor="text1"/>
        </w:rPr>
        <w:t>3.2.4.1 Introduction:</w:t>
      </w:r>
    </w:p>
    <w:p w14:paraId="210595EE" w14:textId="08ECBB4A" w:rsidR="32AE4252" w:rsidRDefault="2371CA53" w:rsidP="6A1E56E5">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The system </w:t>
      </w:r>
      <w:r w:rsidR="3816DC4A" w:rsidRPr="749416F7">
        <w:rPr>
          <w:rFonts w:cs="Times"/>
          <w:color w:val="000000" w:themeColor="text1"/>
        </w:rPr>
        <w:t xml:space="preserve">will </w:t>
      </w:r>
      <w:r w:rsidR="61B32022" w:rsidRPr="749416F7">
        <w:rPr>
          <w:rFonts w:cs="Times"/>
          <w:color w:val="000000" w:themeColor="text1"/>
        </w:rPr>
        <w:t>interface with the database of showtimes and available tickets.</w:t>
      </w:r>
    </w:p>
    <w:p w14:paraId="2F2C45DB" w14:textId="50B87B9A" w:rsidR="32AE4252" w:rsidRDefault="61B32022" w:rsidP="00E3F85E">
      <w:pPr>
        <w:spacing w:after="120"/>
        <w:ind w:left="1080" w:hanging="1080"/>
        <w:rPr>
          <w:rFonts w:cs="Times"/>
          <w:color w:val="000000" w:themeColor="text1"/>
        </w:rPr>
      </w:pPr>
      <w:r w:rsidRPr="749416F7">
        <w:rPr>
          <w:rFonts w:cs="Times"/>
          <w:color w:val="000000" w:themeColor="text1"/>
        </w:rPr>
        <w:t>3.2.4.2 Inputs:</w:t>
      </w:r>
    </w:p>
    <w:p w14:paraId="38034FDB" w14:textId="6396A2B8" w:rsidR="32AE4252" w:rsidRDefault="64A3DAF4" w:rsidP="3F15CD28">
      <w:pPr>
        <w:spacing w:after="120"/>
        <w:ind w:left="1080" w:hanging="360"/>
        <w:rPr>
          <w:rFonts w:cs="Times"/>
          <w:color w:val="000000" w:themeColor="text1"/>
        </w:rPr>
      </w:pPr>
      <w:r w:rsidRPr="749416F7">
        <w:rPr>
          <w:rFonts w:cs="Times"/>
          <w:color w:val="000000" w:themeColor="text1"/>
        </w:rPr>
        <w:t>- Requests</w:t>
      </w:r>
      <w:r w:rsidR="61B32022" w:rsidRPr="749416F7">
        <w:rPr>
          <w:rFonts w:cs="Times"/>
          <w:color w:val="000000" w:themeColor="text1"/>
        </w:rPr>
        <w:t xml:space="preserve"> for showtimes, ticket availability, and user transactions.</w:t>
      </w:r>
    </w:p>
    <w:p w14:paraId="631CA19F" w14:textId="1F914D20" w:rsidR="32AE4252" w:rsidRDefault="61B32022" w:rsidP="00E3F85E">
      <w:pPr>
        <w:spacing w:after="120"/>
        <w:ind w:left="1080" w:hanging="1080"/>
        <w:rPr>
          <w:rFonts w:cs="Times"/>
          <w:color w:val="000000" w:themeColor="text1"/>
        </w:rPr>
      </w:pPr>
      <w:r w:rsidRPr="749416F7">
        <w:rPr>
          <w:rFonts w:cs="Times"/>
          <w:color w:val="000000" w:themeColor="text1"/>
        </w:rPr>
        <w:t>3.2.4.3 Processing:</w:t>
      </w:r>
    </w:p>
    <w:p w14:paraId="0C5163F7" w14:textId="545F586A" w:rsidR="32AE4252" w:rsidRDefault="703B411D" w:rsidP="4A2B1DA6">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Perform CRUD operations on the database.</w:t>
      </w:r>
    </w:p>
    <w:p w14:paraId="39DDE65B" w14:textId="32B13BC5" w:rsidR="32AE4252" w:rsidRDefault="61B32022" w:rsidP="00E3F85E">
      <w:pPr>
        <w:spacing w:after="120"/>
        <w:ind w:left="1080" w:hanging="1080"/>
        <w:rPr>
          <w:rFonts w:cs="Times"/>
          <w:color w:val="000000" w:themeColor="text1"/>
        </w:rPr>
      </w:pPr>
      <w:r w:rsidRPr="749416F7">
        <w:rPr>
          <w:rFonts w:cs="Times"/>
          <w:color w:val="000000" w:themeColor="text1"/>
        </w:rPr>
        <w:t>3.2.4.4 Outputs:</w:t>
      </w:r>
    </w:p>
    <w:p w14:paraId="3B39D28B" w14:textId="2DF0615B" w:rsidR="32AE4252" w:rsidRDefault="7AD4A1A7" w:rsidP="1821A9D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Up</w:t>
      </w:r>
      <w:r w:rsidR="5306537D" w:rsidRPr="749416F7">
        <w:rPr>
          <w:rFonts w:cs="Times"/>
          <w:color w:val="000000" w:themeColor="text1"/>
        </w:rPr>
        <w:t xml:space="preserve">dated </w:t>
      </w:r>
      <w:r w:rsidR="61B32022" w:rsidRPr="749416F7">
        <w:rPr>
          <w:rFonts w:cs="Times"/>
          <w:color w:val="000000" w:themeColor="text1"/>
        </w:rPr>
        <w:t>info on showtimes and ticket availability.</w:t>
      </w:r>
    </w:p>
    <w:p w14:paraId="2A6AFD09" w14:textId="58BDA30F" w:rsidR="32AE4252" w:rsidRDefault="6B377D9C" w:rsidP="1821A9D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Confirmation of successful transactions.</w:t>
      </w:r>
    </w:p>
    <w:p w14:paraId="2B6846C0" w14:textId="2CC49962" w:rsidR="32AE4252" w:rsidRDefault="61B32022" w:rsidP="00E3F85E">
      <w:pPr>
        <w:spacing w:after="120"/>
        <w:ind w:left="1080" w:hanging="1080"/>
        <w:rPr>
          <w:rFonts w:cs="Times"/>
          <w:color w:val="000000" w:themeColor="text1"/>
        </w:rPr>
      </w:pPr>
      <w:r w:rsidRPr="749416F7">
        <w:rPr>
          <w:rFonts w:cs="Times"/>
          <w:color w:val="000000" w:themeColor="text1"/>
        </w:rPr>
        <w:t>3.2.4.5 Error Handling:</w:t>
      </w:r>
    </w:p>
    <w:p w14:paraId="3C7FF99F" w14:textId="1707B454" w:rsidR="32AE4252" w:rsidRDefault="3ADBA066" w:rsidP="5186FEE0">
      <w:pPr>
        <w:spacing w:after="120"/>
        <w:ind w:left="1080" w:hanging="360"/>
        <w:rPr>
          <w:rFonts w:cs="Times"/>
          <w:color w:val="000000" w:themeColor="text1"/>
        </w:rPr>
      </w:pPr>
      <w:r w:rsidRPr="749416F7">
        <w:rPr>
          <w:rFonts w:cs="Times"/>
          <w:color w:val="000000" w:themeColor="text1"/>
        </w:rPr>
        <w:t xml:space="preserve">- </w:t>
      </w:r>
      <w:r w:rsidR="724FA87D" w:rsidRPr="749416F7">
        <w:rPr>
          <w:rFonts w:cs="Times"/>
          <w:color w:val="000000" w:themeColor="text1"/>
        </w:rPr>
        <w:t>Show error messages for issues when interacting with database</w:t>
      </w:r>
      <w:r w:rsidR="22BCB178" w:rsidRPr="749416F7">
        <w:rPr>
          <w:rFonts w:cs="Times"/>
          <w:color w:val="000000" w:themeColor="text1"/>
        </w:rPr>
        <w:t>.</w:t>
      </w:r>
    </w:p>
    <w:p w14:paraId="6275A042" w14:textId="344DDB06" w:rsidR="32AE4252" w:rsidRDefault="724FA87D" w:rsidP="5186FEE0">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Log database errors for </w:t>
      </w:r>
      <w:r w:rsidR="4C68B56F" w:rsidRPr="749416F7">
        <w:rPr>
          <w:rFonts w:cs="Times"/>
          <w:color w:val="000000" w:themeColor="text1"/>
        </w:rPr>
        <w:t>admin</w:t>
      </w:r>
      <w:r w:rsidR="61B32022" w:rsidRPr="749416F7">
        <w:rPr>
          <w:rFonts w:cs="Times"/>
          <w:color w:val="000000" w:themeColor="text1"/>
        </w:rPr>
        <w:t>.</w:t>
      </w:r>
    </w:p>
    <w:p w14:paraId="6136593A" w14:textId="07823A73" w:rsidR="73169FF8" w:rsidRDefault="73169FF8" w:rsidP="73169FF8">
      <w:pPr>
        <w:spacing w:after="120"/>
        <w:ind w:left="1080" w:hanging="1080"/>
        <w:rPr>
          <w:rFonts w:cs="Times"/>
          <w:color w:val="000000" w:themeColor="text1"/>
        </w:rPr>
      </w:pPr>
    </w:p>
    <w:p w14:paraId="457F5A09" w14:textId="4A382C79"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3.2.5 Ticket Purchase Limitations</w:t>
      </w:r>
      <w:r w:rsidR="28B0417E" w:rsidRPr="749416F7">
        <w:rPr>
          <w:rFonts w:cs="Times"/>
          <w:color w:val="000000" w:themeColor="text1"/>
          <w:sz w:val="28"/>
          <w:szCs w:val="28"/>
        </w:rPr>
        <w:t>:</w:t>
      </w:r>
    </w:p>
    <w:p w14:paraId="7AA4FD16" w14:textId="672D4D1C" w:rsidR="32AE4252" w:rsidRDefault="61B32022" w:rsidP="00E3F85E">
      <w:pPr>
        <w:spacing w:after="120"/>
        <w:ind w:left="1080" w:hanging="1080"/>
        <w:rPr>
          <w:rFonts w:cs="Times"/>
          <w:color w:val="000000" w:themeColor="text1"/>
        </w:rPr>
      </w:pPr>
      <w:r w:rsidRPr="749416F7">
        <w:rPr>
          <w:rFonts w:cs="Times"/>
          <w:color w:val="000000" w:themeColor="text1"/>
        </w:rPr>
        <w:t>3.2.5.1 Introduction:</w:t>
      </w:r>
    </w:p>
    <w:p w14:paraId="557C3756" w14:textId="2A9BDB74" w:rsidR="32AE4252" w:rsidRDefault="1D936828" w:rsidP="15A35250">
      <w:pPr>
        <w:spacing w:after="120"/>
        <w:ind w:left="1080" w:hanging="360"/>
        <w:rPr>
          <w:rFonts w:cs="Times"/>
          <w:color w:val="000000" w:themeColor="text1"/>
        </w:rPr>
      </w:pPr>
      <w:r w:rsidRPr="749416F7">
        <w:rPr>
          <w:rFonts w:cs="Times"/>
          <w:color w:val="000000" w:themeColor="text1"/>
        </w:rPr>
        <w:t>-</w:t>
      </w:r>
      <w:r w:rsidR="61B32022" w:rsidRPr="749416F7">
        <w:rPr>
          <w:rFonts w:cs="Times"/>
          <w:color w:val="000000" w:themeColor="text1"/>
        </w:rPr>
        <w:t xml:space="preserve">The system </w:t>
      </w:r>
      <w:r w:rsidR="020E14A4" w:rsidRPr="749416F7">
        <w:rPr>
          <w:rFonts w:cs="Times"/>
          <w:color w:val="000000" w:themeColor="text1"/>
        </w:rPr>
        <w:t>wil</w:t>
      </w:r>
      <w:r w:rsidR="61B32022" w:rsidRPr="749416F7">
        <w:rPr>
          <w:rFonts w:cs="Times"/>
          <w:color w:val="000000" w:themeColor="text1"/>
        </w:rPr>
        <w:t>l enforce ticket purchase limitations.</w:t>
      </w:r>
    </w:p>
    <w:p w14:paraId="05695B1A" w14:textId="3BEC6726" w:rsidR="32AE4252" w:rsidRDefault="61B32022" w:rsidP="00E3F85E">
      <w:pPr>
        <w:spacing w:after="120"/>
        <w:ind w:left="1080" w:hanging="1080"/>
        <w:rPr>
          <w:rFonts w:cs="Times"/>
          <w:color w:val="000000" w:themeColor="text1"/>
        </w:rPr>
      </w:pPr>
      <w:r w:rsidRPr="749416F7">
        <w:rPr>
          <w:rFonts w:cs="Times"/>
          <w:color w:val="000000" w:themeColor="text1"/>
        </w:rPr>
        <w:t>3.2.5.2 Inputs:</w:t>
      </w:r>
    </w:p>
    <w:p w14:paraId="36A7F4A7" w14:textId="202029ED" w:rsidR="32AE4252" w:rsidRDefault="17C22356" w:rsidP="442873BE">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User</w:t>
      </w:r>
      <w:r w:rsidR="6D9ECD26" w:rsidRPr="749416F7">
        <w:rPr>
          <w:rFonts w:cs="Times"/>
          <w:color w:val="000000" w:themeColor="text1"/>
        </w:rPr>
        <w:t xml:space="preserve"> </w:t>
      </w:r>
      <w:r w:rsidR="61B32022" w:rsidRPr="749416F7">
        <w:rPr>
          <w:rFonts w:cs="Times"/>
          <w:color w:val="000000" w:themeColor="text1"/>
        </w:rPr>
        <w:t>selected showtimes and ticket quantities.</w:t>
      </w:r>
    </w:p>
    <w:p w14:paraId="1F91143F" w14:textId="22548312" w:rsidR="32AE4252" w:rsidRDefault="61B32022" w:rsidP="00E3F85E">
      <w:pPr>
        <w:spacing w:after="120"/>
        <w:ind w:left="1080" w:hanging="1080"/>
        <w:rPr>
          <w:rFonts w:cs="Times"/>
          <w:color w:val="000000" w:themeColor="text1"/>
        </w:rPr>
      </w:pPr>
      <w:r w:rsidRPr="749416F7">
        <w:rPr>
          <w:rFonts w:cs="Times"/>
          <w:color w:val="000000" w:themeColor="text1"/>
        </w:rPr>
        <w:t>3.2.5.3 Processing:</w:t>
      </w:r>
    </w:p>
    <w:p w14:paraId="1833969B" w14:textId="6B3CB261" w:rsidR="32AE4252" w:rsidRDefault="121A0159" w:rsidP="598A88E1">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Validate t</w:t>
      </w:r>
      <w:r w:rsidR="369316B1" w:rsidRPr="749416F7">
        <w:rPr>
          <w:rFonts w:cs="Times"/>
          <w:color w:val="000000" w:themeColor="text1"/>
        </w:rPr>
        <w:t xml:space="preserve">he max ticket </w:t>
      </w:r>
      <w:proofErr w:type="spellStart"/>
      <w:r w:rsidR="369316B1" w:rsidRPr="749416F7">
        <w:rPr>
          <w:rFonts w:cs="Times"/>
          <w:color w:val="000000" w:themeColor="text1"/>
        </w:rPr>
        <w:t>quatinty</w:t>
      </w:r>
      <w:proofErr w:type="spellEnd"/>
      <w:r w:rsidR="369316B1" w:rsidRPr="749416F7">
        <w:rPr>
          <w:rFonts w:cs="Times"/>
          <w:color w:val="000000" w:themeColor="text1"/>
        </w:rPr>
        <w:t xml:space="preserve"> of 20</w:t>
      </w:r>
    </w:p>
    <w:p w14:paraId="06171D66" w14:textId="694CC010" w:rsidR="32AE4252" w:rsidRDefault="369316B1" w:rsidP="62C6027B">
      <w:pPr>
        <w:spacing w:after="120"/>
        <w:ind w:left="1080" w:hanging="360"/>
        <w:rPr>
          <w:rFonts w:cs="Times"/>
          <w:color w:val="000000" w:themeColor="text1"/>
        </w:rPr>
      </w:pPr>
      <w:r w:rsidRPr="749416F7">
        <w:rPr>
          <w:rFonts w:cs="Times"/>
          <w:color w:val="000000" w:themeColor="text1"/>
        </w:rPr>
        <w:t xml:space="preserve">- Confirm that </w:t>
      </w:r>
      <w:r w:rsidR="335ACDCC" w:rsidRPr="749416F7">
        <w:rPr>
          <w:rFonts w:cs="Times"/>
          <w:color w:val="000000" w:themeColor="text1"/>
        </w:rPr>
        <w:t>purchase</w:t>
      </w:r>
      <w:r w:rsidRPr="749416F7">
        <w:rPr>
          <w:rFonts w:cs="Times"/>
          <w:color w:val="000000" w:themeColor="text1"/>
        </w:rPr>
        <w:t xml:space="preserve"> is 2 weeks </w:t>
      </w:r>
      <w:r w:rsidR="61B32022" w:rsidRPr="749416F7">
        <w:rPr>
          <w:rFonts w:cs="Times"/>
          <w:color w:val="000000" w:themeColor="text1"/>
        </w:rPr>
        <w:t xml:space="preserve">prior to showtime </w:t>
      </w:r>
      <w:r w:rsidR="7AD22CB6" w:rsidRPr="749416F7">
        <w:rPr>
          <w:rFonts w:cs="Times"/>
          <w:color w:val="000000" w:themeColor="text1"/>
        </w:rPr>
        <w:t>or</w:t>
      </w:r>
      <w:r w:rsidR="61B32022" w:rsidRPr="749416F7">
        <w:rPr>
          <w:rFonts w:cs="Times"/>
          <w:color w:val="000000" w:themeColor="text1"/>
        </w:rPr>
        <w:t xml:space="preserve"> 10 minutes after showtime</w:t>
      </w:r>
      <w:r w:rsidR="7AD22CB6" w:rsidRPr="749416F7">
        <w:rPr>
          <w:rFonts w:cs="Times"/>
          <w:color w:val="000000" w:themeColor="text1"/>
        </w:rPr>
        <w:t>.</w:t>
      </w:r>
    </w:p>
    <w:p w14:paraId="2F60E4A9" w14:textId="3725D113" w:rsidR="32AE4252" w:rsidRDefault="61B32022" w:rsidP="00E3F85E">
      <w:pPr>
        <w:spacing w:after="120"/>
        <w:ind w:left="1080" w:hanging="1080"/>
        <w:rPr>
          <w:rFonts w:cs="Times"/>
          <w:color w:val="000000" w:themeColor="text1"/>
        </w:rPr>
      </w:pPr>
      <w:r w:rsidRPr="749416F7">
        <w:rPr>
          <w:rFonts w:cs="Times"/>
          <w:color w:val="000000" w:themeColor="text1"/>
        </w:rPr>
        <w:t>3.2.5.4 Outputs:</w:t>
      </w:r>
    </w:p>
    <w:p w14:paraId="28DED2D2" w14:textId="6E90ED5F" w:rsidR="32AE4252" w:rsidRDefault="39B6AF74" w:rsidP="22BEACEB">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Confirmation of ticket purchase.</w:t>
      </w:r>
    </w:p>
    <w:p w14:paraId="796842C2" w14:textId="348B9B46" w:rsidR="32AE4252" w:rsidRDefault="61EB3066" w:rsidP="33107958">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Error messages for exceeding ticket </w:t>
      </w:r>
      <w:r w:rsidR="63D28B82" w:rsidRPr="749416F7">
        <w:rPr>
          <w:rFonts w:cs="Times"/>
          <w:color w:val="000000" w:themeColor="text1"/>
        </w:rPr>
        <w:t xml:space="preserve">quantity </w:t>
      </w:r>
      <w:r w:rsidR="61B32022" w:rsidRPr="749416F7">
        <w:rPr>
          <w:rFonts w:cs="Times"/>
          <w:color w:val="000000" w:themeColor="text1"/>
        </w:rPr>
        <w:t xml:space="preserve">limits or outside purchase </w:t>
      </w:r>
      <w:r w:rsidR="2317D96D" w:rsidRPr="749416F7">
        <w:rPr>
          <w:rFonts w:cs="Times"/>
          <w:color w:val="000000" w:themeColor="text1"/>
        </w:rPr>
        <w:t>times</w:t>
      </w:r>
      <w:r w:rsidR="61B32022" w:rsidRPr="749416F7">
        <w:rPr>
          <w:rFonts w:cs="Times"/>
          <w:color w:val="000000" w:themeColor="text1"/>
        </w:rPr>
        <w:t>.</w:t>
      </w:r>
    </w:p>
    <w:p w14:paraId="4049E2EA" w14:textId="726B2ADC" w:rsidR="32AE4252" w:rsidRDefault="61B32022" w:rsidP="00E3F85E">
      <w:pPr>
        <w:spacing w:after="120"/>
        <w:ind w:left="1080" w:hanging="1080"/>
        <w:rPr>
          <w:rFonts w:cs="Times"/>
          <w:color w:val="000000" w:themeColor="text1"/>
        </w:rPr>
      </w:pPr>
      <w:r w:rsidRPr="749416F7">
        <w:rPr>
          <w:rFonts w:cs="Times"/>
          <w:color w:val="000000" w:themeColor="text1"/>
        </w:rPr>
        <w:t>3.2.5.5 Error Handling:</w:t>
      </w:r>
    </w:p>
    <w:p w14:paraId="4F554CF2" w14:textId="47BB9D73" w:rsidR="32AE4252" w:rsidRDefault="2F5FC4A6" w:rsidP="33107958">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Notify users if they attempt to buy more than 20 tickets or purchase outside the allowed timeframe.</w:t>
      </w:r>
    </w:p>
    <w:p w14:paraId="5B22B989" w14:textId="7CC26095" w:rsidR="33107958" w:rsidRDefault="33107958" w:rsidP="33107958">
      <w:pPr>
        <w:spacing w:after="120"/>
        <w:ind w:left="1080" w:hanging="1080"/>
        <w:rPr>
          <w:rFonts w:cs="Times"/>
          <w:color w:val="000000" w:themeColor="text1"/>
        </w:rPr>
      </w:pPr>
    </w:p>
    <w:p w14:paraId="1AF9A063" w14:textId="0ED933DC" w:rsidR="279E9B2A" w:rsidRDefault="279E9B2A" w:rsidP="33107958">
      <w:pPr>
        <w:shd w:val="clear" w:color="auto" w:fill="FFFFFF" w:themeFill="background1"/>
        <w:spacing w:before="120"/>
        <w:rPr>
          <w:rFonts w:cs="Times"/>
          <w:b/>
          <w:color w:val="000000" w:themeColor="text1"/>
          <w:sz w:val="28"/>
          <w:szCs w:val="28"/>
        </w:rPr>
      </w:pPr>
      <w:r w:rsidRPr="749416F7">
        <w:rPr>
          <w:rFonts w:cs="Times"/>
          <w:b/>
          <w:color w:val="000000" w:themeColor="text1"/>
          <w:sz w:val="28"/>
          <w:szCs w:val="28"/>
        </w:rPr>
        <w:t xml:space="preserve">3.2.6 Administrative Mode: </w:t>
      </w:r>
    </w:p>
    <w:p w14:paraId="3A426BA2" w14:textId="5B85E0A4" w:rsidR="279E9B2A" w:rsidRDefault="279E9B2A" w:rsidP="46CED094">
      <w:pPr>
        <w:shd w:val="clear" w:color="auto" w:fill="FFFFFF" w:themeFill="background1"/>
        <w:rPr>
          <w:rFonts w:cs="Times"/>
          <w:color w:val="000000" w:themeColor="text1"/>
        </w:rPr>
      </w:pPr>
      <w:r w:rsidRPr="749416F7">
        <w:rPr>
          <w:rFonts w:cs="Times"/>
          <w:color w:val="000000" w:themeColor="text1"/>
        </w:rPr>
        <w:t xml:space="preserve">3.2.6.1 Introduction: </w:t>
      </w:r>
    </w:p>
    <w:p w14:paraId="5C58C972" w14:textId="2684EC0A" w:rsidR="279E9B2A" w:rsidRDefault="58C3037B" w:rsidP="46CED094">
      <w:pPr>
        <w:shd w:val="clear" w:color="auto" w:fill="FFFFFF" w:themeFill="background1"/>
        <w:ind w:firstLine="720"/>
        <w:rPr>
          <w:rFonts w:cs="Times"/>
          <w:color w:val="000000" w:themeColor="text1"/>
        </w:rPr>
      </w:pPr>
      <w:r w:rsidRPr="749416F7">
        <w:rPr>
          <w:rFonts w:cs="Times"/>
          <w:color w:val="000000" w:themeColor="text1"/>
        </w:rPr>
        <w:t xml:space="preserve">- </w:t>
      </w:r>
      <w:r w:rsidR="279E9B2A" w:rsidRPr="749416F7">
        <w:rPr>
          <w:rFonts w:cs="Times"/>
          <w:color w:val="000000" w:themeColor="text1"/>
        </w:rPr>
        <w:t>Admins will have more access than customers. In admin mode they will be able to modify movie information</w:t>
      </w:r>
      <w:r w:rsidR="1BCD624F" w:rsidRPr="749416F7">
        <w:rPr>
          <w:rFonts w:cs="Times"/>
          <w:color w:val="000000" w:themeColor="text1"/>
        </w:rPr>
        <w:t>.</w:t>
      </w:r>
    </w:p>
    <w:p w14:paraId="0E026CD1" w14:textId="3A8E9917" w:rsidR="279E9B2A" w:rsidRDefault="279E9B2A" w:rsidP="33107958">
      <w:pPr>
        <w:shd w:val="clear" w:color="auto" w:fill="FFFFFF" w:themeFill="background1"/>
        <w:rPr>
          <w:rFonts w:cs="Times"/>
          <w:color w:val="000000" w:themeColor="text1"/>
        </w:rPr>
      </w:pPr>
      <w:r w:rsidRPr="749416F7">
        <w:rPr>
          <w:rFonts w:cs="Times"/>
          <w:color w:val="000000" w:themeColor="text1"/>
        </w:rPr>
        <w:t xml:space="preserve">3.2.6.2 Inputs: </w:t>
      </w:r>
    </w:p>
    <w:p w14:paraId="7B28D211" w14:textId="4F7D64CC"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Movie details such as descriptions or movie names. </w:t>
      </w:r>
    </w:p>
    <w:p w14:paraId="3EE2E9FB" w14:textId="47EE66D1" w:rsidR="279E9B2A" w:rsidRDefault="279E9B2A" w:rsidP="33107958">
      <w:pPr>
        <w:shd w:val="clear" w:color="auto" w:fill="FFFFFF" w:themeFill="background1"/>
        <w:rPr>
          <w:rFonts w:cs="Times"/>
          <w:color w:val="000000" w:themeColor="text1"/>
        </w:rPr>
      </w:pPr>
      <w:r w:rsidRPr="749416F7">
        <w:rPr>
          <w:rFonts w:cs="Times"/>
          <w:color w:val="000000" w:themeColor="text1"/>
        </w:rPr>
        <w:t xml:space="preserve">3.2.6.3 Processing: </w:t>
      </w:r>
    </w:p>
    <w:p w14:paraId="17EF23C6" w14:textId="36A76DB2"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Add new movies to the database and update the existing database. </w:t>
      </w:r>
    </w:p>
    <w:p w14:paraId="5591230D" w14:textId="5DB2DC0B"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Validate input details  </w:t>
      </w:r>
    </w:p>
    <w:p w14:paraId="4027245D" w14:textId="682DFF03" w:rsidR="279E9B2A" w:rsidRDefault="279E9B2A" w:rsidP="33107958">
      <w:pPr>
        <w:shd w:val="clear" w:color="auto" w:fill="FFFFFF" w:themeFill="background1"/>
        <w:rPr>
          <w:rFonts w:cs="Times"/>
          <w:color w:val="000000" w:themeColor="text1"/>
        </w:rPr>
      </w:pPr>
      <w:r w:rsidRPr="749416F7">
        <w:rPr>
          <w:rFonts w:cs="Times"/>
          <w:color w:val="000000" w:themeColor="text1"/>
        </w:rPr>
        <w:t xml:space="preserve">3.2.6.4 Outputs: </w:t>
      </w:r>
    </w:p>
    <w:p w14:paraId="02173B36" w14:textId="09979AC7"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Confirmation message for successful description update or movie addition. </w:t>
      </w:r>
    </w:p>
    <w:p w14:paraId="30EB6F69" w14:textId="7E74006B"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The movie will show the added movie or changed description. </w:t>
      </w:r>
    </w:p>
    <w:p w14:paraId="285CA9F1" w14:textId="33A2B705" w:rsidR="279E9B2A" w:rsidRDefault="279E9B2A" w:rsidP="33107958">
      <w:pPr>
        <w:shd w:val="clear" w:color="auto" w:fill="FFFFFF" w:themeFill="background1"/>
        <w:rPr>
          <w:rFonts w:cs="Times"/>
          <w:color w:val="000000" w:themeColor="text1"/>
        </w:rPr>
      </w:pPr>
      <w:r w:rsidRPr="749416F7">
        <w:rPr>
          <w:rFonts w:cs="Times"/>
          <w:color w:val="000000" w:themeColor="text1"/>
        </w:rPr>
        <w:t xml:space="preserve">3.2.6.5 Error Handling: </w:t>
      </w:r>
    </w:p>
    <w:p w14:paraId="56927CF6" w14:textId="12B7A771"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Show error message for invalid inputs.  </w:t>
      </w:r>
    </w:p>
    <w:p w14:paraId="00BFBF52" w14:textId="067E15F8" w:rsidR="279E9B2A" w:rsidRDefault="279E9B2A" w:rsidP="33107958">
      <w:pPr>
        <w:shd w:val="clear" w:color="auto" w:fill="FFFFFF" w:themeFill="background1"/>
        <w:ind w:firstLine="720"/>
        <w:rPr>
          <w:rFonts w:cs="Times"/>
          <w:color w:val="000000" w:themeColor="text1"/>
        </w:rPr>
      </w:pPr>
      <w:r w:rsidRPr="749416F7">
        <w:rPr>
          <w:rFonts w:cs="Times"/>
          <w:color w:val="000000" w:themeColor="text1"/>
        </w:rPr>
        <w:t xml:space="preserve">- Handle database issues </w:t>
      </w:r>
    </w:p>
    <w:p w14:paraId="21C76B6B" w14:textId="0C3F6057" w:rsidR="33107958" w:rsidRDefault="33107958"/>
    <w:p w14:paraId="03EBEE12" w14:textId="782FC54B" w:rsidR="33107958" w:rsidRDefault="33107958" w:rsidP="33107958">
      <w:pPr>
        <w:spacing w:after="120"/>
        <w:ind w:left="1080" w:hanging="1080"/>
        <w:rPr>
          <w:rFonts w:cs="Times"/>
          <w:color w:val="000000" w:themeColor="text1"/>
        </w:rPr>
      </w:pPr>
    </w:p>
    <w:p w14:paraId="4C6FCF09" w14:textId="49B5EEE9"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3.2.7 Customer Feedback System</w:t>
      </w:r>
      <w:r w:rsidR="4DA05F4B" w:rsidRPr="749416F7">
        <w:rPr>
          <w:rFonts w:cs="Times"/>
          <w:color w:val="000000" w:themeColor="text1"/>
          <w:sz w:val="28"/>
          <w:szCs w:val="28"/>
        </w:rPr>
        <w:t>:</w:t>
      </w:r>
    </w:p>
    <w:p w14:paraId="1EAD3B49" w14:textId="637952F3" w:rsidR="32AE4252" w:rsidRDefault="61B32022" w:rsidP="00E3F85E">
      <w:pPr>
        <w:spacing w:after="120"/>
        <w:ind w:left="1080" w:hanging="1080"/>
        <w:rPr>
          <w:rFonts w:cs="Times"/>
          <w:color w:val="000000" w:themeColor="text1"/>
        </w:rPr>
      </w:pPr>
      <w:r w:rsidRPr="749416F7">
        <w:rPr>
          <w:rFonts w:cs="Times"/>
          <w:color w:val="000000" w:themeColor="text1"/>
        </w:rPr>
        <w:t>3.2.7.1 Introduction:</w:t>
      </w:r>
    </w:p>
    <w:p w14:paraId="77409C41" w14:textId="70B222E8" w:rsidR="32AE4252" w:rsidRDefault="6C25E49D" w:rsidP="5B815065">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The system </w:t>
      </w:r>
      <w:r w:rsidR="233B4062" w:rsidRPr="749416F7">
        <w:rPr>
          <w:rFonts w:cs="Times"/>
          <w:color w:val="000000" w:themeColor="text1"/>
        </w:rPr>
        <w:t>will</w:t>
      </w:r>
      <w:r w:rsidR="61B32022" w:rsidRPr="749416F7">
        <w:rPr>
          <w:rFonts w:cs="Times"/>
          <w:color w:val="000000" w:themeColor="text1"/>
        </w:rPr>
        <w:t xml:space="preserve"> include a customer feedback system.</w:t>
      </w:r>
    </w:p>
    <w:p w14:paraId="5ED7797E" w14:textId="0F7A4CFA" w:rsidR="32AE4252" w:rsidRDefault="61B32022" w:rsidP="00E3F85E">
      <w:pPr>
        <w:spacing w:after="120"/>
        <w:ind w:left="1080" w:hanging="1080"/>
        <w:rPr>
          <w:rFonts w:cs="Times"/>
          <w:color w:val="000000" w:themeColor="text1"/>
        </w:rPr>
      </w:pPr>
      <w:r w:rsidRPr="749416F7">
        <w:rPr>
          <w:rFonts w:cs="Times"/>
          <w:color w:val="000000" w:themeColor="text1"/>
        </w:rPr>
        <w:t>3.2.7.2 Inputs:</w:t>
      </w:r>
    </w:p>
    <w:p w14:paraId="4B50EAEB" w14:textId="70D6499B" w:rsidR="32AE4252" w:rsidRDefault="5639B280" w:rsidP="5B815065">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Customer feedback submissions.</w:t>
      </w:r>
    </w:p>
    <w:p w14:paraId="454545D9" w14:textId="2F543209" w:rsidR="32AE4252" w:rsidRDefault="61B32022" w:rsidP="00E3F85E">
      <w:pPr>
        <w:spacing w:after="120"/>
        <w:ind w:left="1080" w:hanging="1080"/>
        <w:rPr>
          <w:rFonts w:cs="Times"/>
          <w:color w:val="000000" w:themeColor="text1"/>
        </w:rPr>
      </w:pPr>
      <w:r w:rsidRPr="749416F7">
        <w:rPr>
          <w:rFonts w:cs="Times"/>
          <w:color w:val="000000" w:themeColor="text1"/>
        </w:rPr>
        <w:t>3.2.7.3 Processing:</w:t>
      </w:r>
    </w:p>
    <w:p w14:paraId="321F7B31" w14:textId="47EB7A6E" w:rsidR="32AE4252" w:rsidRDefault="4340DE9B" w:rsidP="5B815065">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Store feedback in the database.</w:t>
      </w:r>
    </w:p>
    <w:p w14:paraId="0304F4AA" w14:textId="30CD75B8" w:rsidR="32AE4252" w:rsidRDefault="04BE50F2" w:rsidP="3A16F21A">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Alert admin to new feedback entries.</w:t>
      </w:r>
    </w:p>
    <w:p w14:paraId="21753ACF" w14:textId="31611E12" w:rsidR="32AE4252" w:rsidRDefault="61B32022" w:rsidP="00E3F85E">
      <w:pPr>
        <w:spacing w:after="120"/>
        <w:ind w:left="1080" w:hanging="1080"/>
        <w:rPr>
          <w:rFonts w:cs="Times"/>
          <w:color w:val="000000" w:themeColor="text1"/>
        </w:rPr>
      </w:pPr>
      <w:r w:rsidRPr="749416F7">
        <w:rPr>
          <w:rFonts w:cs="Times"/>
          <w:color w:val="000000" w:themeColor="text1"/>
        </w:rPr>
        <w:t>3.2.7.4 Outputs:</w:t>
      </w:r>
    </w:p>
    <w:p w14:paraId="76746A2F" w14:textId="76FAAF0F" w:rsidR="32AE4252" w:rsidRDefault="6A5B796E" w:rsidP="3A16F21A">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Confirmation messages for customers.</w:t>
      </w:r>
    </w:p>
    <w:p w14:paraId="5BEF9003" w14:textId="1CAEC001" w:rsidR="32AE4252" w:rsidRDefault="0F344A87" w:rsidP="3A16F21A">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Feedback reports for administrators.</w:t>
      </w:r>
    </w:p>
    <w:p w14:paraId="22186720" w14:textId="190ACA88" w:rsidR="32AE4252" w:rsidRDefault="61B32022" w:rsidP="00E3F85E">
      <w:pPr>
        <w:spacing w:after="120"/>
        <w:ind w:left="1080" w:hanging="1080"/>
        <w:rPr>
          <w:rFonts w:cs="Times"/>
          <w:color w:val="000000" w:themeColor="text1"/>
        </w:rPr>
      </w:pPr>
      <w:r w:rsidRPr="749416F7">
        <w:rPr>
          <w:rFonts w:cs="Times"/>
          <w:color w:val="000000" w:themeColor="text1"/>
        </w:rPr>
        <w:t>3.2.7.5 Error Handling:</w:t>
      </w:r>
    </w:p>
    <w:p w14:paraId="0D7524F7" w14:textId="0AAC6342" w:rsidR="32AE4252" w:rsidRDefault="30B7E2CD" w:rsidP="3A16F21A">
      <w:pPr>
        <w:spacing w:after="120"/>
        <w:ind w:firstLine="720"/>
        <w:rPr>
          <w:rFonts w:cs="Times"/>
          <w:color w:val="000000" w:themeColor="text1"/>
        </w:rPr>
      </w:pPr>
      <w:r w:rsidRPr="749416F7">
        <w:rPr>
          <w:rFonts w:cs="Times"/>
          <w:color w:val="000000" w:themeColor="text1"/>
        </w:rPr>
        <w:t>-Er</w:t>
      </w:r>
      <w:r w:rsidR="61B32022" w:rsidRPr="749416F7">
        <w:rPr>
          <w:rFonts w:cs="Times"/>
          <w:color w:val="000000" w:themeColor="text1"/>
        </w:rPr>
        <w:t>ror messages for failed feedback submissions.</w:t>
      </w:r>
    </w:p>
    <w:p w14:paraId="7BF8B11C" w14:textId="5C75491B" w:rsidR="3A16F21A" w:rsidRDefault="3A16F21A" w:rsidP="3A16F21A">
      <w:pPr>
        <w:spacing w:after="120"/>
        <w:ind w:firstLine="720"/>
        <w:rPr>
          <w:rFonts w:cs="Times"/>
          <w:color w:val="000000" w:themeColor="text1"/>
        </w:rPr>
      </w:pPr>
    </w:p>
    <w:p w14:paraId="0F53E63E" w14:textId="2CBFE27F"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3.2.8 Discount Ticket Support</w:t>
      </w:r>
    </w:p>
    <w:p w14:paraId="5F218D8D" w14:textId="520300E5" w:rsidR="32AE4252" w:rsidRDefault="61B32022" w:rsidP="00E3F85E">
      <w:pPr>
        <w:spacing w:after="120"/>
        <w:ind w:left="1080" w:hanging="1080"/>
        <w:rPr>
          <w:rFonts w:cs="Times"/>
          <w:color w:val="000000" w:themeColor="text1"/>
        </w:rPr>
      </w:pPr>
      <w:r w:rsidRPr="749416F7">
        <w:rPr>
          <w:rFonts w:cs="Times"/>
          <w:color w:val="000000" w:themeColor="text1"/>
        </w:rPr>
        <w:t>3.2.8.1 Introduction:</w:t>
      </w:r>
    </w:p>
    <w:p w14:paraId="089B5AB5" w14:textId="1AD22853" w:rsidR="32AE4252" w:rsidRDefault="5EE2129F" w:rsidP="48351F70">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The system </w:t>
      </w:r>
      <w:r w:rsidR="19748830" w:rsidRPr="749416F7">
        <w:rPr>
          <w:rFonts w:cs="Times"/>
          <w:color w:val="000000" w:themeColor="text1"/>
        </w:rPr>
        <w:t>wi</w:t>
      </w:r>
      <w:r w:rsidR="61B32022" w:rsidRPr="749416F7">
        <w:rPr>
          <w:rFonts w:cs="Times"/>
          <w:color w:val="000000" w:themeColor="text1"/>
        </w:rPr>
        <w:t>ll support various discount ticket types.</w:t>
      </w:r>
    </w:p>
    <w:p w14:paraId="7FBC2679" w14:textId="4652E3A2" w:rsidR="32AE4252" w:rsidRDefault="61B32022" w:rsidP="00E3F85E">
      <w:pPr>
        <w:spacing w:after="120"/>
        <w:ind w:left="1080" w:hanging="1080"/>
        <w:rPr>
          <w:rFonts w:cs="Times"/>
          <w:color w:val="000000" w:themeColor="text1"/>
        </w:rPr>
      </w:pPr>
      <w:r w:rsidRPr="749416F7">
        <w:rPr>
          <w:rFonts w:cs="Times"/>
          <w:color w:val="000000" w:themeColor="text1"/>
        </w:rPr>
        <w:t>3.2.8.2 Inputs:</w:t>
      </w:r>
    </w:p>
    <w:p w14:paraId="31CAE1F0" w14:textId="3953525C" w:rsidR="32AE4252" w:rsidRDefault="3D097355" w:rsidP="1C03E8B3">
      <w:pPr>
        <w:spacing w:after="120"/>
        <w:ind w:left="1080" w:hanging="360"/>
        <w:rPr>
          <w:rFonts w:cs="Times"/>
          <w:color w:val="000000" w:themeColor="text1"/>
        </w:rPr>
      </w:pPr>
      <w:r w:rsidRPr="749416F7">
        <w:rPr>
          <w:rFonts w:cs="Times"/>
          <w:color w:val="000000" w:themeColor="text1"/>
        </w:rPr>
        <w:t>-</w:t>
      </w:r>
      <w:r w:rsidR="61B32022" w:rsidRPr="749416F7">
        <w:rPr>
          <w:rFonts w:cs="Times"/>
          <w:color w:val="000000" w:themeColor="text1"/>
        </w:rPr>
        <w:t xml:space="preserve">Discount codes </w:t>
      </w:r>
    </w:p>
    <w:p w14:paraId="0591D4C4" w14:textId="28B71405" w:rsidR="32AE4252" w:rsidRDefault="61B32022" w:rsidP="1C03E8B3">
      <w:pPr>
        <w:spacing w:after="120"/>
        <w:rPr>
          <w:rFonts w:cs="Times"/>
          <w:color w:val="000000" w:themeColor="text1"/>
        </w:rPr>
      </w:pPr>
      <w:r w:rsidRPr="749416F7">
        <w:rPr>
          <w:rFonts w:cs="Times"/>
          <w:color w:val="000000" w:themeColor="text1"/>
        </w:rPr>
        <w:t>3.2.8.3 Processing:</w:t>
      </w:r>
    </w:p>
    <w:p w14:paraId="147BE617" w14:textId="38747DC1" w:rsidR="32AE4252" w:rsidRDefault="77EC75E4" w:rsidP="6E172D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Validate discount eligibility.</w:t>
      </w:r>
    </w:p>
    <w:p w14:paraId="6B046B0A" w14:textId="5343DB62" w:rsidR="32AE4252" w:rsidRDefault="1B88DAFC" w:rsidP="6E172D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Apply discounts to ticket purchases.</w:t>
      </w:r>
    </w:p>
    <w:p w14:paraId="478D8917" w14:textId="4EFAAAC4" w:rsidR="32AE4252" w:rsidRDefault="61B32022" w:rsidP="00E3F85E">
      <w:pPr>
        <w:spacing w:after="120"/>
        <w:ind w:left="1080" w:hanging="1080"/>
        <w:rPr>
          <w:rFonts w:cs="Times"/>
          <w:color w:val="000000" w:themeColor="text1"/>
        </w:rPr>
      </w:pPr>
      <w:r w:rsidRPr="749416F7">
        <w:rPr>
          <w:rFonts w:cs="Times"/>
          <w:color w:val="000000" w:themeColor="text1"/>
        </w:rPr>
        <w:t>3.2.8.4 Outputs:</w:t>
      </w:r>
    </w:p>
    <w:p w14:paraId="6EE4B7C5" w14:textId="06B21D58" w:rsidR="32AE4252" w:rsidRDefault="501AF973" w:rsidP="6E172D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Updated ticket pricing </w:t>
      </w:r>
      <w:r w:rsidR="71A2CF6D" w:rsidRPr="749416F7">
        <w:rPr>
          <w:rFonts w:cs="Times"/>
          <w:color w:val="000000" w:themeColor="text1"/>
        </w:rPr>
        <w:t>based on</w:t>
      </w:r>
      <w:r w:rsidR="61B32022" w:rsidRPr="749416F7">
        <w:rPr>
          <w:rFonts w:cs="Times"/>
          <w:color w:val="000000" w:themeColor="text1"/>
        </w:rPr>
        <w:t xml:space="preserve"> discounts.</w:t>
      </w:r>
    </w:p>
    <w:p w14:paraId="56677FDD" w14:textId="14B3FFFD" w:rsidR="32AE4252" w:rsidRDefault="443A506F" w:rsidP="6E172D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Confirmation of discounted purchases.</w:t>
      </w:r>
    </w:p>
    <w:p w14:paraId="681FDEF4" w14:textId="270C7311" w:rsidR="32AE4252" w:rsidRDefault="61B32022" w:rsidP="00E3F85E">
      <w:pPr>
        <w:spacing w:after="120"/>
        <w:ind w:left="1080" w:hanging="1080"/>
        <w:rPr>
          <w:rFonts w:cs="Times"/>
          <w:color w:val="000000" w:themeColor="text1"/>
        </w:rPr>
      </w:pPr>
      <w:r w:rsidRPr="749416F7">
        <w:rPr>
          <w:rFonts w:cs="Times"/>
          <w:color w:val="000000" w:themeColor="text1"/>
        </w:rPr>
        <w:t>3.2.8.5 Error Handling:</w:t>
      </w:r>
    </w:p>
    <w:p w14:paraId="19523BD0" w14:textId="2DEDDFF0" w:rsidR="32AE4252" w:rsidRDefault="66D6BF67" w:rsidP="6E172D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Notify users of invalid discount codes</w:t>
      </w:r>
      <w:r w:rsidR="3A9718F8" w:rsidRPr="749416F7">
        <w:rPr>
          <w:rFonts w:cs="Times"/>
          <w:color w:val="000000" w:themeColor="text1"/>
        </w:rPr>
        <w:t xml:space="preserve">. </w:t>
      </w:r>
    </w:p>
    <w:p w14:paraId="1D49D6E1" w14:textId="2F083A0C" w:rsidR="6E172D72" w:rsidRDefault="6E172D72" w:rsidP="6E172D72">
      <w:pPr>
        <w:spacing w:after="120"/>
        <w:ind w:left="1080" w:hanging="360"/>
        <w:rPr>
          <w:rFonts w:cs="Times"/>
          <w:color w:val="000000" w:themeColor="text1"/>
        </w:rPr>
      </w:pPr>
    </w:p>
    <w:p w14:paraId="5D479A9B" w14:textId="65A8FA3A" w:rsidR="32AE4252" w:rsidRDefault="61B32022" w:rsidP="00E3F85E">
      <w:pPr>
        <w:spacing w:after="120"/>
        <w:ind w:left="1080" w:hanging="1080"/>
        <w:rPr>
          <w:rFonts w:cs="Times"/>
          <w:color w:val="000000" w:themeColor="text1"/>
          <w:sz w:val="28"/>
          <w:szCs w:val="28"/>
        </w:rPr>
      </w:pPr>
      <w:r w:rsidRPr="749416F7">
        <w:rPr>
          <w:rFonts w:cs="Times"/>
          <w:color w:val="000000" w:themeColor="text1"/>
          <w:sz w:val="28"/>
          <w:szCs w:val="28"/>
        </w:rPr>
        <w:t>3.2.9 Online Review Scraping</w:t>
      </w:r>
      <w:r w:rsidR="23853C93" w:rsidRPr="749416F7">
        <w:rPr>
          <w:rFonts w:cs="Times"/>
          <w:color w:val="000000" w:themeColor="text1"/>
          <w:sz w:val="28"/>
          <w:szCs w:val="28"/>
        </w:rPr>
        <w:t>:</w:t>
      </w:r>
    </w:p>
    <w:p w14:paraId="4263F1BB" w14:textId="70B081F4" w:rsidR="32AE4252" w:rsidRDefault="61B32022" w:rsidP="00E3F85E">
      <w:pPr>
        <w:spacing w:after="120"/>
        <w:ind w:left="1080" w:hanging="1080"/>
        <w:rPr>
          <w:rFonts w:cs="Times"/>
          <w:color w:val="000000" w:themeColor="text1"/>
        </w:rPr>
      </w:pPr>
      <w:r w:rsidRPr="749416F7">
        <w:rPr>
          <w:rFonts w:cs="Times"/>
          <w:color w:val="000000" w:themeColor="text1"/>
        </w:rPr>
        <w:t>3.2.9.1 Introduction:</w:t>
      </w:r>
    </w:p>
    <w:p w14:paraId="5BB2E3C2" w14:textId="1C1F648F" w:rsidR="32AE4252" w:rsidRDefault="2AE8A8A9" w:rsidP="6952CC17">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 xml:space="preserve">The system </w:t>
      </w:r>
      <w:r w:rsidR="0A1F02B9" w:rsidRPr="749416F7">
        <w:rPr>
          <w:rFonts w:cs="Times"/>
          <w:color w:val="000000" w:themeColor="text1"/>
        </w:rPr>
        <w:t>wil</w:t>
      </w:r>
      <w:r w:rsidR="61B32022" w:rsidRPr="749416F7">
        <w:rPr>
          <w:rFonts w:cs="Times"/>
          <w:color w:val="000000" w:themeColor="text1"/>
        </w:rPr>
        <w:t>l scrape online review sites to display reviews and critic quotes of movies.</w:t>
      </w:r>
    </w:p>
    <w:p w14:paraId="4E730598" w14:textId="3E6D48B4" w:rsidR="32AE4252" w:rsidRDefault="61B32022" w:rsidP="00E3F85E">
      <w:pPr>
        <w:spacing w:after="120"/>
        <w:ind w:left="1080" w:hanging="1080"/>
        <w:rPr>
          <w:rFonts w:cs="Times"/>
          <w:color w:val="000000" w:themeColor="text1"/>
        </w:rPr>
      </w:pPr>
      <w:r w:rsidRPr="749416F7">
        <w:rPr>
          <w:rFonts w:cs="Times"/>
          <w:color w:val="000000" w:themeColor="text1"/>
        </w:rPr>
        <w:t>3.2.9.2 Inputs:</w:t>
      </w:r>
    </w:p>
    <w:p w14:paraId="6C32D3E2" w14:textId="4169E0F4" w:rsidR="32AE4252" w:rsidRDefault="6F8BF31C" w:rsidP="6952CC17">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URLs of review sites and movie identifiers.</w:t>
      </w:r>
    </w:p>
    <w:p w14:paraId="429FE9D2" w14:textId="5C05D6EE" w:rsidR="32AE4252" w:rsidRDefault="61B32022" w:rsidP="00E3F85E">
      <w:pPr>
        <w:spacing w:after="120"/>
        <w:ind w:left="1080" w:hanging="1080"/>
        <w:rPr>
          <w:rFonts w:cs="Times"/>
          <w:color w:val="000000" w:themeColor="text1"/>
        </w:rPr>
      </w:pPr>
      <w:r w:rsidRPr="749416F7">
        <w:rPr>
          <w:rFonts w:cs="Times"/>
          <w:color w:val="000000" w:themeColor="text1"/>
        </w:rPr>
        <w:t>3.2.9.3 Processing:</w:t>
      </w:r>
    </w:p>
    <w:p w14:paraId="0A5F7BB2" w14:textId="673754BD" w:rsidR="32AE4252" w:rsidRDefault="5F9022BE" w:rsidP="2686F926">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Extract review data.</w:t>
      </w:r>
    </w:p>
    <w:p w14:paraId="0F28980E" w14:textId="04EEFB62" w:rsidR="32AE4252" w:rsidRDefault="4E19869A" w:rsidP="2686F926">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Update the database with new reviews and critic quotes.</w:t>
      </w:r>
    </w:p>
    <w:p w14:paraId="1D2CCC1B" w14:textId="721AA22E" w:rsidR="32AE4252" w:rsidRDefault="61B32022" w:rsidP="00E3F85E">
      <w:pPr>
        <w:spacing w:after="120"/>
        <w:ind w:left="1080" w:hanging="1080"/>
        <w:rPr>
          <w:rFonts w:cs="Times"/>
          <w:color w:val="000000" w:themeColor="text1"/>
        </w:rPr>
      </w:pPr>
      <w:r w:rsidRPr="749416F7">
        <w:rPr>
          <w:rFonts w:cs="Times"/>
          <w:color w:val="000000" w:themeColor="text1"/>
        </w:rPr>
        <w:t>3.2.9.4 Outputs:</w:t>
      </w:r>
    </w:p>
    <w:p w14:paraId="13A2C0CB" w14:textId="735694BA" w:rsidR="32AE4252" w:rsidRDefault="5BE07B4D" w:rsidP="62D4DF72">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Display reviews and critic quotes on the movie detail pages.</w:t>
      </w:r>
    </w:p>
    <w:p w14:paraId="09DE24D8" w14:textId="0F21D0DA" w:rsidR="32AE4252" w:rsidRDefault="61B32022" w:rsidP="00E3F85E">
      <w:pPr>
        <w:spacing w:after="120"/>
        <w:ind w:left="1080" w:hanging="1080"/>
        <w:rPr>
          <w:rFonts w:cs="Times"/>
          <w:color w:val="000000" w:themeColor="text1"/>
        </w:rPr>
      </w:pPr>
      <w:r w:rsidRPr="749416F7">
        <w:rPr>
          <w:rFonts w:cs="Times"/>
          <w:color w:val="000000" w:themeColor="text1"/>
        </w:rPr>
        <w:t>3.2.9.5 Error Handling:</w:t>
      </w:r>
    </w:p>
    <w:p w14:paraId="46019B80" w14:textId="3B6D24AC" w:rsidR="32AE4252" w:rsidRDefault="29C4F2DC" w:rsidP="53BB3DE3">
      <w:pPr>
        <w:spacing w:after="120"/>
        <w:ind w:left="1080" w:hanging="360"/>
        <w:rPr>
          <w:rFonts w:cs="Times"/>
          <w:color w:val="000000" w:themeColor="text1"/>
        </w:rPr>
      </w:pPr>
      <w:r w:rsidRPr="749416F7">
        <w:rPr>
          <w:rFonts w:cs="Times"/>
          <w:color w:val="000000" w:themeColor="text1"/>
        </w:rPr>
        <w:t xml:space="preserve">- </w:t>
      </w:r>
      <w:r w:rsidR="61B32022" w:rsidRPr="749416F7">
        <w:rPr>
          <w:rFonts w:cs="Times"/>
          <w:color w:val="000000" w:themeColor="text1"/>
        </w:rPr>
        <w:t>Handle failures in scraping by notifying administrators.</w:t>
      </w:r>
    </w:p>
    <w:p w14:paraId="6FC2E83C" w14:textId="771528FD" w:rsidR="32AE4252" w:rsidRDefault="55F252E2" w:rsidP="53BB3DE3">
      <w:pPr>
        <w:spacing w:after="120"/>
        <w:ind w:left="1080" w:hanging="360"/>
        <w:rPr>
          <w:rFonts w:cs="Times"/>
          <w:color w:val="000000" w:themeColor="text1"/>
        </w:rPr>
      </w:pPr>
      <w:r w:rsidRPr="749416F7">
        <w:rPr>
          <w:rFonts w:cs="Times"/>
          <w:color w:val="000000" w:themeColor="text1"/>
        </w:rPr>
        <w:t>- Show</w:t>
      </w:r>
      <w:r w:rsidR="61B32022" w:rsidRPr="749416F7">
        <w:rPr>
          <w:rFonts w:cs="Times"/>
          <w:color w:val="000000" w:themeColor="text1"/>
        </w:rPr>
        <w:t xml:space="preserve"> placeholder content if reviews cannot be fetched.</w:t>
      </w:r>
    </w:p>
    <w:p w14:paraId="4BB71D25" w14:textId="29AB9357" w:rsidR="32AE4252" w:rsidRDefault="32AE4252" w:rsidP="32AE4252"/>
    <w:p w14:paraId="328AF3EA" w14:textId="7FC469C3" w:rsidR="001163D2" w:rsidRDefault="001163D2">
      <w:pPr>
        <w:pStyle w:val="Heading2"/>
      </w:pPr>
      <w:bookmarkStart w:id="46" w:name="_Toc506458792"/>
      <w:bookmarkStart w:id="47" w:name="_Toc506459158"/>
      <w:r>
        <w:t xml:space="preserve">3.3 Use </w:t>
      </w:r>
      <w:bookmarkEnd w:id="46"/>
      <w:bookmarkEnd w:id="47"/>
      <w:r>
        <w:t>Case</w:t>
      </w:r>
      <w:r w:rsidR="2AF72F36">
        <w:t>s:</w:t>
      </w:r>
    </w:p>
    <w:p w14:paraId="40207DD7" w14:textId="1192B8DD" w:rsidR="77AAFFF4" w:rsidRDefault="77AAFFF4" w:rsidP="77AAFFF4"/>
    <w:p w14:paraId="17BC3765" w14:textId="2BEAAE9B" w:rsidR="001163D2" w:rsidRDefault="001163D2">
      <w:pPr>
        <w:pStyle w:val="Heading3"/>
      </w:pPr>
      <w:bookmarkStart w:id="48" w:name="_Toc506458793"/>
      <w:bookmarkStart w:id="49" w:name="_Toc506459159"/>
      <w:r>
        <w:t>3.3.1 Use Case #1</w:t>
      </w:r>
      <w:bookmarkEnd w:id="48"/>
      <w:bookmarkEnd w:id="49"/>
      <w:r w:rsidR="3436BC17">
        <w:t>:</w:t>
      </w:r>
    </w:p>
    <w:p w14:paraId="6A8147C9" w14:textId="64F6FA9B" w:rsidR="5E1EB0D4" w:rsidRDefault="0D39FF41" w:rsidP="1BF8032F">
      <w:pPr>
        <w:spacing w:after="225"/>
        <w:rPr>
          <w:rFonts w:cs="Times"/>
          <w:sz w:val="20"/>
        </w:rPr>
      </w:pPr>
      <w:r w:rsidRPr="5F6A10BB">
        <w:rPr>
          <w:rFonts w:cs="Times"/>
          <w:b/>
          <w:sz w:val="20"/>
        </w:rPr>
        <w:t>Name</w:t>
      </w:r>
      <w:r w:rsidRPr="5F6A10BB">
        <w:rPr>
          <w:rFonts w:cs="Times"/>
          <w:sz w:val="20"/>
        </w:rPr>
        <w:t>: Purchase Movie Tickets</w:t>
      </w:r>
      <w:r w:rsidR="5E1EB0D4">
        <w:br/>
      </w:r>
      <w:r w:rsidRPr="5F6A10BB">
        <w:rPr>
          <w:rFonts w:cs="Times"/>
          <w:b/>
          <w:sz w:val="20"/>
        </w:rPr>
        <w:t>Actor</w:t>
      </w:r>
      <w:r w:rsidRPr="5F6A10BB">
        <w:rPr>
          <w:rFonts w:cs="Times"/>
          <w:sz w:val="20"/>
        </w:rPr>
        <w:t>: Customer</w:t>
      </w:r>
      <w:r w:rsidR="5E1EB0D4">
        <w:br/>
      </w:r>
    </w:p>
    <w:p w14:paraId="407D78C3" w14:textId="43DF96C1" w:rsidR="5E1EB0D4" w:rsidRDefault="0D39FF41" w:rsidP="1BF8032F">
      <w:pPr>
        <w:spacing w:after="225"/>
        <w:rPr>
          <w:rFonts w:cs="Times"/>
          <w:sz w:val="20"/>
        </w:rPr>
      </w:pPr>
      <w:r w:rsidRPr="5F6A10BB">
        <w:rPr>
          <w:rFonts w:cs="Times"/>
          <w:b/>
          <w:sz w:val="20"/>
        </w:rPr>
        <w:t>Flow of Events</w:t>
      </w:r>
      <w:r w:rsidRPr="5F6A10BB">
        <w:rPr>
          <w:rFonts w:cs="Times"/>
          <w:sz w:val="20"/>
        </w:rPr>
        <w:t>:</w:t>
      </w:r>
    </w:p>
    <w:p w14:paraId="3EFFF3D9" w14:textId="6F35B064" w:rsidR="5E1EB0D4" w:rsidRDefault="0D39FF41" w:rsidP="06D315FB">
      <w:pPr>
        <w:spacing w:after="225"/>
        <w:rPr>
          <w:rFonts w:cs="Times"/>
          <w:sz w:val="20"/>
        </w:rPr>
      </w:pPr>
      <w:r w:rsidRPr="5F6A10BB">
        <w:rPr>
          <w:rFonts w:cs="Times"/>
          <w:sz w:val="20"/>
        </w:rPr>
        <w:t>The customer accesses the movie theatre's website.</w:t>
      </w:r>
      <w:r w:rsidR="2626AA1C" w:rsidRPr="5F6A10BB">
        <w:rPr>
          <w:rFonts w:cs="Times"/>
          <w:sz w:val="20"/>
        </w:rPr>
        <w:t xml:space="preserve"> </w:t>
      </w:r>
      <w:r w:rsidRPr="5F6A10BB">
        <w:rPr>
          <w:rFonts w:cs="Times"/>
          <w:sz w:val="20"/>
        </w:rPr>
        <w:t xml:space="preserve">The customer navigates to the </w:t>
      </w:r>
      <w:r w:rsidR="05886093" w:rsidRPr="6AF5D80E">
        <w:rPr>
          <w:rFonts w:cs="Times"/>
          <w:sz w:val="20"/>
        </w:rPr>
        <w:t>main menu</w:t>
      </w:r>
      <w:r w:rsidRPr="5F6A10BB">
        <w:rPr>
          <w:rFonts w:cs="Times"/>
          <w:sz w:val="20"/>
        </w:rPr>
        <w:t xml:space="preserve"> section to browse currently available movies.</w:t>
      </w:r>
      <w:r w:rsidR="4EE670FF" w:rsidRPr="7D9F8F50">
        <w:rPr>
          <w:rFonts w:cs="Times"/>
          <w:sz w:val="20"/>
        </w:rPr>
        <w:t xml:space="preserve"> </w:t>
      </w:r>
      <w:r w:rsidRPr="5F6A10BB">
        <w:rPr>
          <w:rFonts w:cs="Times"/>
          <w:sz w:val="20"/>
        </w:rPr>
        <w:t>The customer selects a movie they wish to watch.</w:t>
      </w:r>
      <w:r w:rsidR="1BBD361F" w:rsidRPr="7D9F8F50">
        <w:rPr>
          <w:rFonts w:cs="Times"/>
          <w:sz w:val="20"/>
        </w:rPr>
        <w:t xml:space="preserve"> </w:t>
      </w:r>
      <w:r w:rsidRPr="5F6A10BB">
        <w:rPr>
          <w:rFonts w:cs="Times"/>
          <w:sz w:val="20"/>
        </w:rPr>
        <w:t>The system displays movie details such as showtimes, available seats, and ticket prices.</w:t>
      </w:r>
      <w:r w:rsidR="06CC6253" w:rsidRPr="7D9F8F50">
        <w:rPr>
          <w:rFonts w:cs="Times"/>
          <w:sz w:val="20"/>
        </w:rPr>
        <w:t xml:space="preserve"> </w:t>
      </w:r>
      <w:r w:rsidRPr="5F6A10BB">
        <w:rPr>
          <w:rFonts w:cs="Times"/>
          <w:sz w:val="20"/>
        </w:rPr>
        <w:t>The customer selects the desired showtime and number of tickets.</w:t>
      </w:r>
      <w:r w:rsidR="3A9A72F9" w:rsidRPr="238B78FE">
        <w:rPr>
          <w:rFonts w:cs="Times"/>
          <w:sz w:val="20"/>
        </w:rPr>
        <w:t xml:space="preserve"> </w:t>
      </w:r>
      <w:r w:rsidRPr="5F6A10BB">
        <w:rPr>
          <w:rFonts w:cs="Times"/>
          <w:sz w:val="20"/>
        </w:rPr>
        <w:t>The system validates the ticket quantity and showtime eligibility.</w:t>
      </w:r>
      <w:r w:rsidR="75191602" w:rsidRPr="27DA6017">
        <w:rPr>
          <w:rFonts w:cs="Times"/>
          <w:sz w:val="20"/>
        </w:rPr>
        <w:t xml:space="preserve"> </w:t>
      </w:r>
      <w:r w:rsidRPr="27DA6017">
        <w:rPr>
          <w:rFonts w:cs="Times"/>
          <w:sz w:val="20"/>
        </w:rPr>
        <w:t>The</w:t>
      </w:r>
      <w:r w:rsidRPr="5F6A10BB">
        <w:rPr>
          <w:rFonts w:cs="Times"/>
          <w:sz w:val="20"/>
        </w:rPr>
        <w:t xml:space="preserve"> customer proceeds to checkout.</w:t>
      </w:r>
      <w:r w:rsidR="47A1A15A" w:rsidRPr="238B78FE">
        <w:rPr>
          <w:rFonts w:cs="Times"/>
          <w:sz w:val="20"/>
        </w:rPr>
        <w:t xml:space="preserve"> </w:t>
      </w:r>
      <w:r w:rsidRPr="5F6A10BB">
        <w:rPr>
          <w:rFonts w:cs="Times"/>
          <w:sz w:val="20"/>
        </w:rPr>
        <w:t>The system prompts the customer to log in or create an account if not already logged in.</w:t>
      </w:r>
      <w:r w:rsidR="5E419F69" w:rsidRPr="27DA6017">
        <w:rPr>
          <w:rFonts w:cs="Times"/>
          <w:sz w:val="20"/>
        </w:rPr>
        <w:t xml:space="preserve"> </w:t>
      </w:r>
      <w:r w:rsidRPr="5F6A10BB">
        <w:rPr>
          <w:rFonts w:cs="Times"/>
          <w:sz w:val="20"/>
        </w:rPr>
        <w:t>The customer enters payment information and completes the transaction.</w:t>
      </w:r>
      <w:r w:rsidR="4B2C62E3" w:rsidRPr="5D769F7C">
        <w:rPr>
          <w:rFonts w:cs="Times"/>
          <w:sz w:val="20"/>
        </w:rPr>
        <w:t xml:space="preserve"> </w:t>
      </w:r>
      <w:r w:rsidRPr="5F6A10BB">
        <w:rPr>
          <w:rFonts w:cs="Times"/>
          <w:sz w:val="20"/>
        </w:rPr>
        <w:t>The system confirms the ticket purchase and provides a confirmation number.</w:t>
      </w:r>
    </w:p>
    <w:p w14:paraId="5A28F0BC" w14:textId="23AEE7C5" w:rsidR="5E1EB0D4" w:rsidRDefault="0D39FF41" w:rsidP="06D315FB">
      <w:pPr>
        <w:spacing w:after="225"/>
        <w:rPr>
          <w:rFonts w:cs="Times"/>
          <w:sz w:val="20"/>
        </w:rPr>
      </w:pPr>
      <w:r w:rsidRPr="5F6A10BB">
        <w:rPr>
          <w:rFonts w:cs="Times"/>
          <w:b/>
          <w:sz w:val="20"/>
        </w:rPr>
        <w:t>Assumptions about Entry Conditions</w:t>
      </w:r>
      <w:r w:rsidRPr="5F6A10BB">
        <w:rPr>
          <w:rFonts w:cs="Times"/>
          <w:sz w:val="20"/>
        </w:rPr>
        <w:t>: The customer has access to a compatible web browser and an internet connection. The customer has selected a movie from the available options and has valid payment information.</w:t>
      </w:r>
    </w:p>
    <w:p w14:paraId="7DF173D5" w14:textId="7850EAEA" w:rsidR="5E1EB0D4" w:rsidRDefault="5E1EB0D4" w:rsidP="5E1EB0D4"/>
    <w:p w14:paraId="2AA5D9EF" w14:textId="53B5642E" w:rsidR="001163D2" w:rsidRDefault="001163D2">
      <w:pPr>
        <w:pStyle w:val="Heading3"/>
        <w:rPr>
          <w:sz w:val="28"/>
          <w:szCs w:val="28"/>
        </w:rPr>
      </w:pPr>
      <w:bookmarkStart w:id="50" w:name="_Toc506458794"/>
      <w:bookmarkStart w:id="51" w:name="_Toc506459160"/>
      <w:r w:rsidRPr="55F78337">
        <w:rPr>
          <w:sz w:val="28"/>
          <w:szCs w:val="28"/>
        </w:rPr>
        <w:t>3.3.2 Use Case #2</w:t>
      </w:r>
      <w:bookmarkEnd w:id="50"/>
      <w:bookmarkEnd w:id="51"/>
      <w:r w:rsidR="41AC883A" w:rsidRPr="55F78337">
        <w:rPr>
          <w:sz w:val="28"/>
          <w:szCs w:val="28"/>
        </w:rPr>
        <w:t>:</w:t>
      </w:r>
    </w:p>
    <w:p w14:paraId="1114C3D1" w14:textId="1371766B" w:rsidR="418A3014" w:rsidRDefault="418A3014" w:rsidP="1BF8032F">
      <w:pPr>
        <w:spacing w:after="225"/>
        <w:rPr>
          <w:rFonts w:cs="Times"/>
          <w:sz w:val="20"/>
        </w:rPr>
      </w:pPr>
      <w:r w:rsidRPr="33F0B359">
        <w:rPr>
          <w:rFonts w:cs="Times"/>
          <w:b/>
          <w:sz w:val="20"/>
        </w:rPr>
        <w:t>Name</w:t>
      </w:r>
      <w:r w:rsidRPr="33F0B359">
        <w:rPr>
          <w:rFonts w:cs="Times"/>
          <w:sz w:val="20"/>
        </w:rPr>
        <w:t>: Admin Modify Movie Information</w:t>
      </w:r>
      <w:r>
        <w:br/>
      </w:r>
      <w:r w:rsidRPr="33F0B359">
        <w:rPr>
          <w:rFonts w:cs="Times"/>
          <w:b/>
          <w:sz w:val="20"/>
        </w:rPr>
        <w:t>Actor</w:t>
      </w:r>
      <w:r w:rsidRPr="33F0B359">
        <w:rPr>
          <w:rFonts w:cs="Times"/>
          <w:sz w:val="20"/>
        </w:rPr>
        <w:t>: Admin</w:t>
      </w:r>
      <w:r>
        <w:br/>
      </w:r>
    </w:p>
    <w:p w14:paraId="437DF62A" w14:textId="3754B780" w:rsidR="418A3014" w:rsidRDefault="418A3014" w:rsidP="42DB86F4">
      <w:pPr>
        <w:spacing w:after="225"/>
        <w:rPr>
          <w:rFonts w:cs="Times"/>
          <w:sz w:val="20"/>
        </w:rPr>
      </w:pPr>
      <w:r w:rsidRPr="33F0B359">
        <w:rPr>
          <w:rFonts w:cs="Times"/>
          <w:b/>
          <w:sz w:val="20"/>
        </w:rPr>
        <w:t>Flow of Events</w:t>
      </w:r>
      <w:r w:rsidRPr="33F0B359">
        <w:rPr>
          <w:rFonts w:cs="Times"/>
          <w:sz w:val="20"/>
        </w:rPr>
        <w:t>:</w:t>
      </w:r>
    </w:p>
    <w:p w14:paraId="26429C11" w14:textId="3EB4A708" w:rsidR="418A3014" w:rsidRDefault="418A3014" w:rsidP="274D8606">
      <w:pPr>
        <w:spacing w:after="90"/>
        <w:rPr>
          <w:rFonts w:cs="Times"/>
          <w:sz w:val="20"/>
        </w:rPr>
      </w:pPr>
      <w:r w:rsidRPr="33F0B359">
        <w:rPr>
          <w:rFonts w:cs="Times"/>
          <w:sz w:val="20"/>
        </w:rPr>
        <w:t>The admin accesses the admin portal of the movie theatre's website. The admin logs in using their credentials. The system presents a list of currently available movies. The admin selects the movie they want to modify. The system displays options to edit movie details such as descriptions, showtimes, or trailers. The admin makes the desired modifications. The system validates the changes and updates the database accordingly. The admin receives a confirmation message of successful modification.</w:t>
      </w:r>
    </w:p>
    <w:p w14:paraId="18498939" w14:textId="7B3D92B1" w:rsidR="418A3014" w:rsidRDefault="418A3014" w:rsidP="7AC81C5B">
      <w:pPr>
        <w:spacing w:after="90"/>
        <w:rPr>
          <w:rFonts w:cs="Times"/>
          <w:sz w:val="20"/>
        </w:rPr>
      </w:pPr>
      <w:r w:rsidRPr="33F0B359">
        <w:rPr>
          <w:rFonts w:cs="Times"/>
          <w:b/>
          <w:sz w:val="20"/>
        </w:rPr>
        <w:t>Assumptions about Entry Conditions</w:t>
      </w:r>
      <w:r w:rsidRPr="33F0B359">
        <w:rPr>
          <w:rFonts w:cs="Times"/>
          <w:sz w:val="20"/>
        </w:rPr>
        <w:t>: The admin has appropriate permissions to access the admin portal. The admin is logged in and authenticated. The movie selected by the admin exists in the database.</w:t>
      </w:r>
    </w:p>
    <w:p w14:paraId="7E565B0F" w14:textId="5471D572" w:rsidR="42DB86F4" w:rsidRDefault="42DB86F4" w:rsidP="42DB86F4"/>
    <w:p w14:paraId="505C50DD" w14:textId="0451B1B5" w:rsidR="4D79AEED" w:rsidRDefault="4D79AEED" w:rsidP="7A647AC6">
      <w:pPr>
        <w:spacing w:line="259" w:lineRule="auto"/>
        <w:rPr>
          <w:sz w:val="28"/>
          <w:szCs w:val="28"/>
        </w:rPr>
      </w:pPr>
      <w:r w:rsidRPr="282BF702">
        <w:rPr>
          <w:sz w:val="28"/>
          <w:szCs w:val="28"/>
        </w:rPr>
        <w:t>3.3.3 Use Case #</w:t>
      </w:r>
      <w:r w:rsidR="28F5866F" w:rsidRPr="282BF702">
        <w:rPr>
          <w:sz w:val="28"/>
          <w:szCs w:val="28"/>
        </w:rPr>
        <w:t>3</w:t>
      </w:r>
      <w:r w:rsidR="772FD9F0" w:rsidRPr="282BF702">
        <w:rPr>
          <w:sz w:val="28"/>
          <w:szCs w:val="28"/>
        </w:rPr>
        <w:t>:</w:t>
      </w:r>
    </w:p>
    <w:p w14:paraId="4E82CD64" w14:textId="1C0C08CA" w:rsidR="28F5866F" w:rsidRDefault="28F5866F" w:rsidP="57E5FAF4">
      <w:pPr>
        <w:spacing w:after="225"/>
        <w:rPr>
          <w:rFonts w:cs="Times"/>
          <w:sz w:val="20"/>
        </w:rPr>
      </w:pPr>
      <w:r w:rsidRPr="301CB2EE">
        <w:rPr>
          <w:rFonts w:cs="Times"/>
          <w:b/>
          <w:sz w:val="20"/>
        </w:rPr>
        <w:t>Name</w:t>
      </w:r>
      <w:r w:rsidRPr="301CB2EE">
        <w:rPr>
          <w:rFonts w:cs="Times"/>
          <w:sz w:val="20"/>
        </w:rPr>
        <w:t>: Submit Customer Feedback</w:t>
      </w:r>
      <w:r>
        <w:br/>
      </w:r>
      <w:r w:rsidRPr="301CB2EE">
        <w:rPr>
          <w:rFonts w:cs="Times"/>
          <w:b/>
          <w:sz w:val="20"/>
        </w:rPr>
        <w:t>Actor</w:t>
      </w:r>
      <w:r w:rsidRPr="301CB2EE">
        <w:rPr>
          <w:rFonts w:cs="Times"/>
          <w:sz w:val="20"/>
        </w:rPr>
        <w:t>: Customer</w:t>
      </w:r>
      <w:r>
        <w:br/>
      </w:r>
    </w:p>
    <w:p w14:paraId="32A3E054" w14:textId="363FF83A" w:rsidR="28F5866F" w:rsidRDefault="28F5866F" w:rsidP="2941F0FB">
      <w:pPr>
        <w:spacing w:after="225"/>
        <w:rPr>
          <w:rFonts w:cs="Times"/>
          <w:sz w:val="20"/>
        </w:rPr>
      </w:pPr>
      <w:r w:rsidRPr="301CB2EE">
        <w:rPr>
          <w:rFonts w:cs="Times"/>
          <w:b/>
          <w:sz w:val="20"/>
        </w:rPr>
        <w:t>Flow of Events</w:t>
      </w:r>
      <w:r w:rsidRPr="301CB2EE">
        <w:rPr>
          <w:rFonts w:cs="Times"/>
          <w:sz w:val="20"/>
        </w:rPr>
        <w:t>:</w:t>
      </w:r>
    </w:p>
    <w:p w14:paraId="147D0EBC" w14:textId="0DC2D240" w:rsidR="28F5866F" w:rsidRDefault="28F5866F" w:rsidP="6C8E8887">
      <w:pPr>
        <w:spacing w:after="90"/>
        <w:rPr>
          <w:rFonts w:cs="Times"/>
          <w:sz w:val="20"/>
        </w:rPr>
      </w:pPr>
      <w:r w:rsidRPr="301CB2EE">
        <w:rPr>
          <w:rFonts w:cs="Times"/>
          <w:sz w:val="20"/>
        </w:rPr>
        <w:t>The customer accesses the movie theatre's website. The customer navigates to the "Feedback" section. The system provides a form for the customer to submit feedback. The customer fills in the required fields such as name, email, and feedback message. The customer submits the feedback. The system validates the input and stores the feedback in the database. The system sends a confirmation email to the customer acknowledging receipt of feedback.</w:t>
      </w:r>
    </w:p>
    <w:p w14:paraId="4C20C27F" w14:textId="7907DC61" w:rsidR="001163D2" w:rsidRDefault="28F5866F" w:rsidP="5E0FC596">
      <w:pPr>
        <w:spacing w:after="90"/>
        <w:rPr>
          <w:rFonts w:cs="Times"/>
          <w:sz w:val="20"/>
        </w:rPr>
      </w:pPr>
      <w:r w:rsidRPr="301CB2EE">
        <w:rPr>
          <w:rFonts w:cs="Times"/>
          <w:b/>
          <w:sz w:val="20"/>
        </w:rPr>
        <w:t>Assumptions about Entry Conditions</w:t>
      </w:r>
      <w:r w:rsidRPr="301CB2EE">
        <w:rPr>
          <w:rFonts w:cs="Times"/>
          <w:sz w:val="20"/>
        </w:rPr>
        <w:t xml:space="preserve">: The customer has access to a compatible web browser and an internet connection. The feedback form is accessible and functional. The customer provides valid </w:t>
      </w:r>
      <w:r w:rsidR="0B8D172B" w:rsidRPr="43F694B6">
        <w:rPr>
          <w:rFonts w:cs="Times"/>
          <w:sz w:val="20"/>
        </w:rPr>
        <w:t xml:space="preserve">account </w:t>
      </w:r>
      <w:r w:rsidRPr="43F694B6">
        <w:rPr>
          <w:rFonts w:cs="Times"/>
          <w:sz w:val="20"/>
        </w:rPr>
        <w:t>information.</w:t>
      </w:r>
    </w:p>
    <w:p w14:paraId="1FD26B90" w14:textId="484294A0" w:rsidR="001163D2" w:rsidRDefault="001163D2">
      <w:pPr>
        <w:pStyle w:val="Heading2"/>
      </w:pPr>
      <w:bookmarkStart w:id="52" w:name="_Toc506458798"/>
      <w:bookmarkStart w:id="53" w:name="_Toc506459164"/>
      <w:r>
        <w:t>3.5 Non-Functional Requirements</w:t>
      </w:r>
      <w:bookmarkEnd w:id="52"/>
      <w:bookmarkEnd w:id="53"/>
    </w:p>
    <w:p w14:paraId="7909FE51" w14:textId="7E3EAFDC" w:rsidR="37B17550" w:rsidRDefault="37B17550" w:rsidP="0F2BB79E">
      <w:pPr>
        <w:pStyle w:val="BodyText"/>
        <w:spacing w:line="259" w:lineRule="auto"/>
      </w:pPr>
      <w:r w:rsidRPr="6EDC257A">
        <w:rPr>
          <w:rFonts w:cs="Times"/>
        </w:rPr>
        <w:t xml:space="preserve">The following section will state the non-functional requirements for the movie ticketing system. </w:t>
      </w:r>
    </w:p>
    <w:p w14:paraId="53F11BB6" w14:textId="3366270E" w:rsidR="6EDC257A" w:rsidRDefault="6EDC257A" w:rsidP="6EDC257A">
      <w:pPr>
        <w:pStyle w:val="BodyText"/>
        <w:spacing w:line="259" w:lineRule="auto"/>
        <w:rPr>
          <w:rFonts w:cs="Times"/>
        </w:rPr>
      </w:pPr>
    </w:p>
    <w:p w14:paraId="3AA25F6C" w14:textId="0A58467B" w:rsidR="001163D2" w:rsidRDefault="001163D2">
      <w:pPr>
        <w:pStyle w:val="Heading3"/>
      </w:pPr>
      <w:bookmarkStart w:id="54" w:name="_Toc506458799"/>
      <w:bookmarkStart w:id="55" w:name="_Toc506459165"/>
      <w:r>
        <w:t xml:space="preserve">3.5.1 </w:t>
      </w:r>
      <w:bookmarkEnd w:id="54"/>
      <w:bookmarkEnd w:id="55"/>
      <w:r w:rsidR="03E07D5D">
        <w:t>UI:</w:t>
      </w:r>
    </w:p>
    <w:p w14:paraId="341F3A81" w14:textId="0A58467B" w:rsidR="63062D65" w:rsidRDefault="6A17F6F0" w:rsidP="51416978">
      <w:pPr>
        <w:spacing w:after="120"/>
        <w:ind w:left="1080" w:hanging="360"/>
        <w:rPr>
          <w:rFonts w:cs="Times"/>
          <w:color w:val="000000" w:themeColor="text1"/>
        </w:rPr>
      </w:pPr>
      <w:r>
        <w:t>- The user interface will be designed to be intuitive and user-friendly to make website navigation easier for inexperienced users.</w:t>
      </w:r>
    </w:p>
    <w:p w14:paraId="1A6481DC" w14:textId="1B777C72" w:rsidR="63062D65" w:rsidRDefault="6A17F6F0" w:rsidP="6DF0500D">
      <w:pPr>
        <w:spacing w:after="120"/>
        <w:ind w:left="1080" w:hanging="360"/>
        <w:rPr>
          <w:rFonts w:cs="Times"/>
          <w:color w:val="000000" w:themeColor="text1"/>
        </w:rPr>
      </w:pPr>
      <w:r w:rsidRPr="749416F7">
        <w:rPr>
          <w:rFonts w:cs="Times"/>
          <w:color w:val="000000" w:themeColor="text1"/>
        </w:rPr>
        <w:t>- Response times for user interactions will be optimized for minimal wait times</w:t>
      </w:r>
      <w:r w:rsidR="6BD1AA19" w:rsidRPr="749416F7">
        <w:rPr>
          <w:rFonts w:cs="Times"/>
          <w:color w:val="000000" w:themeColor="text1"/>
        </w:rPr>
        <w:t>.</w:t>
      </w:r>
    </w:p>
    <w:p w14:paraId="3A1EFB44" w14:textId="20359E5B" w:rsidR="63062D65" w:rsidRDefault="63062D65" w:rsidP="6DF0500D">
      <w:pPr>
        <w:spacing w:after="120"/>
        <w:ind w:left="1080" w:hanging="360"/>
        <w:rPr>
          <w:rFonts w:cs="Times"/>
          <w:color w:val="000000" w:themeColor="text1"/>
        </w:rPr>
      </w:pPr>
    </w:p>
    <w:p w14:paraId="64BC7668" w14:textId="20359E5B" w:rsidR="63062D65" w:rsidRDefault="001163D2" w:rsidP="671EC158">
      <w:pPr>
        <w:spacing w:after="120"/>
        <w:rPr>
          <w:rFonts w:cs="Times"/>
          <w:color w:val="000000" w:themeColor="text1"/>
        </w:rPr>
      </w:pPr>
      <w:bookmarkStart w:id="56" w:name="_Toc506458802"/>
      <w:bookmarkStart w:id="57" w:name="_Toc506459168"/>
      <w:r>
        <w:t>3.5.4 Security</w:t>
      </w:r>
      <w:bookmarkEnd w:id="56"/>
      <w:bookmarkEnd w:id="57"/>
      <w:r w:rsidR="515A36EC">
        <w:t>:</w:t>
      </w:r>
    </w:p>
    <w:p w14:paraId="015DAE70" w14:textId="20359E5B" w:rsidR="7EEEF460" w:rsidRDefault="7EEEF460" w:rsidP="671EC158">
      <w:pPr>
        <w:spacing w:after="120"/>
        <w:ind w:firstLine="720"/>
        <w:rPr>
          <w:rFonts w:ascii="Times New Roman" w:eastAsia="Times New Roman" w:hAnsi="Times New Roman"/>
          <w:color w:val="000000" w:themeColor="text1"/>
          <w:szCs w:val="24"/>
        </w:rPr>
      </w:pPr>
      <w:r>
        <w:t xml:space="preserve">- </w:t>
      </w:r>
      <w:r w:rsidRPr="671EC158">
        <w:rPr>
          <w:rFonts w:ascii="Times New Roman" w:eastAsia="Times New Roman" w:hAnsi="Times New Roman"/>
          <w:color w:val="000000" w:themeColor="text1"/>
        </w:rPr>
        <w:t xml:space="preserve">The system </w:t>
      </w:r>
      <w:r w:rsidR="7408CC9D" w:rsidRPr="671EC158">
        <w:rPr>
          <w:rFonts w:ascii="Times New Roman" w:eastAsia="Times New Roman" w:hAnsi="Times New Roman"/>
          <w:color w:val="000000" w:themeColor="text1"/>
        </w:rPr>
        <w:t>wil</w:t>
      </w:r>
      <w:r w:rsidRPr="671EC158">
        <w:rPr>
          <w:rFonts w:ascii="Times New Roman" w:eastAsia="Times New Roman" w:hAnsi="Times New Roman"/>
          <w:color w:val="000000" w:themeColor="text1"/>
        </w:rPr>
        <w:t>l implement security measures to safeguard user data, payment information, and system integrity.</w:t>
      </w:r>
    </w:p>
    <w:p w14:paraId="5F912E0F" w14:textId="5FFBC863" w:rsidR="25F4DF12" w:rsidRDefault="25F4DF12" w:rsidP="0A716ED8">
      <w:pPr>
        <w:spacing w:after="120"/>
        <w:ind w:left="1080" w:hanging="360"/>
        <w:rPr>
          <w:rFonts w:ascii="Times New Roman" w:eastAsia="Times New Roman" w:hAnsi="Times New Roman"/>
          <w:color w:val="000000" w:themeColor="text1"/>
          <w:szCs w:val="24"/>
        </w:rPr>
      </w:pPr>
      <w:r w:rsidRPr="0B0F9682">
        <w:rPr>
          <w:rFonts w:ascii="Times New Roman" w:eastAsia="Times New Roman" w:hAnsi="Times New Roman"/>
          <w:color w:val="000000" w:themeColor="text1"/>
          <w:szCs w:val="24"/>
        </w:rPr>
        <w:t xml:space="preserve">- User authentication </w:t>
      </w:r>
      <w:r w:rsidRPr="0A716ED8">
        <w:rPr>
          <w:rFonts w:ascii="Times New Roman" w:eastAsia="Times New Roman" w:hAnsi="Times New Roman"/>
          <w:color w:val="000000" w:themeColor="text1"/>
          <w:szCs w:val="24"/>
        </w:rPr>
        <w:t>will be enforced for all user interactions, with secure password storage in the database.</w:t>
      </w:r>
    </w:p>
    <w:p w14:paraId="03778064" w14:textId="78FC6751" w:rsidR="25F4DF12" w:rsidRDefault="25F4DF12" w:rsidP="671EC158">
      <w:pPr>
        <w:spacing w:after="120"/>
        <w:ind w:left="1080" w:hanging="360"/>
        <w:rPr>
          <w:rFonts w:ascii="Times New Roman" w:eastAsia="Times New Roman" w:hAnsi="Times New Roman"/>
          <w:color w:val="000000" w:themeColor="text1"/>
        </w:rPr>
      </w:pPr>
      <w:r w:rsidRPr="14C83F1F">
        <w:rPr>
          <w:rFonts w:ascii="Times New Roman" w:eastAsia="Times New Roman" w:hAnsi="Times New Roman"/>
          <w:color w:val="000000" w:themeColor="text1"/>
        </w:rPr>
        <w:t>- Access controls wi</w:t>
      </w:r>
      <w:r w:rsidRPr="0A716ED8">
        <w:rPr>
          <w:rFonts w:ascii="Times New Roman" w:eastAsia="Times New Roman" w:hAnsi="Times New Roman"/>
          <w:color w:val="000000" w:themeColor="text1"/>
        </w:rPr>
        <w:t>ll</w:t>
      </w:r>
      <w:r w:rsidRPr="14C83F1F">
        <w:rPr>
          <w:rFonts w:ascii="Times New Roman" w:eastAsia="Times New Roman" w:hAnsi="Times New Roman"/>
          <w:color w:val="000000" w:themeColor="text1"/>
        </w:rPr>
        <w:t xml:space="preserve"> be implemented to ensure that only authorized users have access to sensitive function</w:t>
      </w:r>
      <w:r w:rsidR="75427D59" w:rsidRPr="14C83F1F">
        <w:rPr>
          <w:rFonts w:ascii="Times New Roman" w:eastAsia="Times New Roman" w:hAnsi="Times New Roman"/>
          <w:color w:val="000000" w:themeColor="text1"/>
        </w:rPr>
        <w:t>s</w:t>
      </w:r>
      <w:r w:rsidRPr="14C83F1F">
        <w:rPr>
          <w:rFonts w:ascii="Times New Roman" w:eastAsia="Times New Roman" w:hAnsi="Times New Roman"/>
          <w:color w:val="000000" w:themeColor="text1"/>
        </w:rPr>
        <w:t>.</w:t>
      </w:r>
    </w:p>
    <w:p w14:paraId="2D899622" w14:textId="07CFC067" w:rsidR="25F4DF12" w:rsidRDefault="25F4DF12" w:rsidP="671EC158">
      <w:pPr>
        <w:spacing w:after="120"/>
        <w:ind w:left="1080" w:hanging="360"/>
        <w:rPr>
          <w:rFonts w:ascii="Times New Roman" w:eastAsia="Times New Roman" w:hAnsi="Times New Roman"/>
          <w:color w:val="000000" w:themeColor="text1"/>
        </w:rPr>
      </w:pPr>
      <w:r w:rsidRPr="14C83F1F">
        <w:rPr>
          <w:rFonts w:ascii="Times New Roman" w:eastAsia="Times New Roman" w:hAnsi="Times New Roman"/>
          <w:color w:val="000000" w:themeColor="text1"/>
        </w:rPr>
        <w:t xml:space="preserve">- Payment transactions </w:t>
      </w:r>
      <w:r w:rsidR="7A6C5C2C" w:rsidRPr="14C83F1F">
        <w:rPr>
          <w:rFonts w:ascii="Times New Roman" w:eastAsia="Times New Roman" w:hAnsi="Times New Roman"/>
          <w:color w:val="000000" w:themeColor="text1"/>
        </w:rPr>
        <w:t>wi</w:t>
      </w:r>
      <w:r w:rsidRPr="14C83F1F">
        <w:rPr>
          <w:rFonts w:ascii="Times New Roman" w:eastAsia="Times New Roman" w:hAnsi="Times New Roman"/>
          <w:color w:val="000000" w:themeColor="text1"/>
        </w:rPr>
        <w:t>ll comply with industry standards</w:t>
      </w:r>
      <w:r w:rsidR="3BF71AF1" w:rsidRPr="44D69BC6">
        <w:rPr>
          <w:rFonts w:ascii="Times New Roman" w:eastAsia="Times New Roman" w:hAnsi="Times New Roman"/>
          <w:color w:val="000000" w:themeColor="text1"/>
        </w:rPr>
        <w:t xml:space="preserve">. </w:t>
      </w:r>
    </w:p>
    <w:p w14:paraId="3318EA7B" w14:textId="3034AB28" w:rsidR="25F4DF12" w:rsidRDefault="25F4DF12" w:rsidP="671EC158">
      <w:pPr>
        <w:spacing w:after="120"/>
        <w:ind w:left="1080" w:hanging="360"/>
        <w:rPr>
          <w:rFonts w:ascii="Times New Roman" w:eastAsia="Times New Roman" w:hAnsi="Times New Roman"/>
          <w:color w:val="000000" w:themeColor="text1"/>
        </w:rPr>
      </w:pPr>
      <w:r w:rsidRPr="66315759">
        <w:rPr>
          <w:rFonts w:ascii="Times New Roman" w:eastAsia="Times New Roman" w:hAnsi="Times New Roman"/>
          <w:color w:val="000000" w:themeColor="text1"/>
        </w:rPr>
        <w:t xml:space="preserve">- Regular security audits and vulnerability </w:t>
      </w:r>
      <w:r w:rsidRPr="68B057D2">
        <w:rPr>
          <w:rFonts w:ascii="Times New Roman" w:eastAsia="Times New Roman" w:hAnsi="Times New Roman"/>
          <w:color w:val="000000" w:themeColor="text1"/>
        </w:rPr>
        <w:t>a</w:t>
      </w:r>
      <w:r w:rsidR="0617DEB1" w:rsidRPr="68B057D2">
        <w:rPr>
          <w:rFonts w:ascii="Times New Roman" w:eastAsia="Times New Roman" w:hAnsi="Times New Roman"/>
          <w:color w:val="000000" w:themeColor="text1"/>
        </w:rPr>
        <w:t>udits</w:t>
      </w:r>
      <w:r w:rsidRPr="66315759">
        <w:rPr>
          <w:rFonts w:ascii="Times New Roman" w:eastAsia="Times New Roman" w:hAnsi="Times New Roman"/>
          <w:color w:val="000000" w:themeColor="text1"/>
        </w:rPr>
        <w:t xml:space="preserve"> </w:t>
      </w:r>
      <w:r w:rsidR="227FD51E" w:rsidRPr="3446AF2B">
        <w:rPr>
          <w:rFonts w:ascii="Times New Roman" w:eastAsia="Times New Roman" w:hAnsi="Times New Roman"/>
          <w:color w:val="000000" w:themeColor="text1"/>
        </w:rPr>
        <w:t>wi</w:t>
      </w:r>
      <w:r w:rsidRPr="3446AF2B">
        <w:rPr>
          <w:rFonts w:ascii="Times New Roman" w:eastAsia="Times New Roman" w:hAnsi="Times New Roman"/>
          <w:color w:val="000000" w:themeColor="text1"/>
        </w:rPr>
        <w:t>ll</w:t>
      </w:r>
      <w:r w:rsidRPr="66315759">
        <w:rPr>
          <w:rFonts w:ascii="Times New Roman" w:eastAsia="Times New Roman" w:hAnsi="Times New Roman"/>
          <w:color w:val="000000" w:themeColor="text1"/>
        </w:rPr>
        <w:t xml:space="preserve"> be conducted to identify and address potential security threats</w:t>
      </w:r>
      <w:r w:rsidR="68C4B1DD" w:rsidRPr="3446AF2B">
        <w:rPr>
          <w:rFonts w:ascii="Times New Roman" w:eastAsia="Times New Roman" w:hAnsi="Times New Roman"/>
          <w:color w:val="000000" w:themeColor="text1"/>
        </w:rPr>
        <w:t xml:space="preserve">. </w:t>
      </w:r>
    </w:p>
    <w:p w14:paraId="6208FFA7" w14:textId="20359E5B" w:rsidR="671EC158" w:rsidRDefault="671EC158" w:rsidP="671EC158">
      <w:pPr>
        <w:ind w:firstLine="720"/>
        <w:rPr>
          <w:rFonts w:ascii="Times New Roman" w:eastAsia="Times New Roman" w:hAnsi="Times New Roman"/>
          <w:color w:val="000000" w:themeColor="text1"/>
          <w:szCs w:val="24"/>
        </w:rPr>
      </w:pPr>
    </w:p>
    <w:p w14:paraId="69C9AE24" w14:textId="7843CF0C" w:rsidR="6EDC257A" w:rsidRDefault="6EDC257A" w:rsidP="6EDC257A">
      <w:pPr>
        <w:ind w:firstLine="720"/>
        <w:rPr>
          <w:rFonts w:ascii="Times New Roman" w:eastAsia="Times New Roman" w:hAnsi="Times New Roman"/>
          <w:color w:val="000000" w:themeColor="text1"/>
          <w:szCs w:val="24"/>
        </w:rPr>
      </w:pPr>
    </w:p>
    <w:p w14:paraId="2AFECDC8" w14:textId="77777777" w:rsidR="001163D2" w:rsidRDefault="001163D2">
      <w:pPr>
        <w:pStyle w:val="Heading2"/>
      </w:pPr>
      <w:bookmarkStart w:id="58" w:name="_Toc506458805"/>
      <w:bookmarkStart w:id="59" w:name="_Toc506459171"/>
      <w:r>
        <w:t>3.6 Inverse Requirements</w:t>
      </w:r>
      <w:bookmarkEnd w:id="58"/>
      <w:bookmarkEnd w:id="59"/>
    </w:p>
    <w:p w14:paraId="0C294222" w14:textId="6B9A2FFF" w:rsidR="001163D2" w:rsidRDefault="2EE2B654">
      <w:pPr>
        <w:pStyle w:val="BodyText"/>
      </w:pPr>
      <w:r w:rsidRPr="5FFB292A">
        <w:rPr>
          <w:i w:val="0"/>
        </w:rPr>
        <w:t>The system cannot allow purchases more than two weeks in advance or 10 minutes after a showing.</w:t>
      </w:r>
      <w:r w:rsidRPr="162FDAAB">
        <w:rPr>
          <w:i w:val="0"/>
        </w:rPr>
        <w:t xml:space="preserve"> </w:t>
      </w:r>
    </w:p>
    <w:p w14:paraId="25DAC8FA" w14:textId="77777777" w:rsidR="001163D2" w:rsidRDefault="37179B1A">
      <w:pPr>
        <w:pStyle w:val="Heading2"/>
      </w:pPr>
      <w:bookmarkStart w:id="60" w:name="_Toc506458806"/>
      <w:bookmarkStart w:id="61" w:name="_Toc506459172"/>
      <w:r>
        <w:t>3.7 Design Constraints</w:t>
      </w:r>
      <w:bookmarkEnd w:id="60"/>
      <w:bookmarkEnd w:id="61"/>
    </w:p>
    <w:p w14:paraId="5CDA3C18" w14:textId="71A1B8E2" w:rsidR="0B855816" w:rsidRDefault="0B855816" w:rsidP="596CCC39">
      <w:r>
        <w:t xml:space="preserve">All parties that use this application are using a web-based version of the software, so we are constrained by web browser limitations. </w:t>
      </w:r>
    </w:p>
    <w:p w14:paraId="6760C3BC" w14:textId="77777777" w:rsidR="001163D2" w:rsidRDefault="37179B1A">
      <w:pPr>
        <w:pStyle w:val="Heading2"/>
      </w:pPr>
      <w:bookmarkStart w:id="62" w:name="_Toc506458807"/>
      <w:bookmarkStart w:id="63" w:name="_Toc506459173"/>
      <w:r>
        <w:t>3.8 Logical Database Requirements</w:t>
      </w:r>
      <w:bookmarkEnd w:id="62"/>
      <w:bookmarkEnd w:id="63"/>
    </w:p>
    <w:p w14:paraId="286B7247" w14:textId="393F7B79" w:rsidR="001163D2" w:rsidRDefault="37179B1A">
      <w:pPr>
        <w:pStyle w:val="Heading2"/>
      </w:pPr>
      <w:bookmarkStart w:id="64" w:name="_Toc506458808"/>
      <w:bookmarkStart w:id="65" w:name="_Toc506459174"/>
      <w:r>
        <w:t>3.9 Other Requirements</w:t>
      </w:r>
      <w:bookmarkEnd w:id="64"/>
      <w:bookmarkEnd w:id="65"/>
    </w:p>
    <w:p w14:paraId="3D0BC457" w14:textId="77777777" w:rsidR="001163D2" w:rsidRDefault="001163D2">
      <w:pPr>
        <w:pStyle w:val="BodyText"/>
      </w:pPr>
      <w:r>
        <w:t>Catchall section for any additional requirements.</w:t>
      </w:r>
    </w:p>
    <w:p w14:paraId="07782071" w14:textId="77777777" w:rsidR="001163D2" w:rsidRDefault="001163D2">
      <w:pPr>
        <w:pStyle w:val="Heading1"/>
      </w:pPr>
      <w:bookmarkStart w:id="66" w:name="_Toc506458809"/>
      <w:bookmarkStart w:id="67" w:name="_Toc506459175"/>
      <w:r>
        <w:t>4. Analysis Models</w:t>
      </w:r>
      <w:bookmarkEnd w:id="66"/>
      <w:bookmarkEnd w:id="67"/>
    </w:p>
    <w:p w14:paraId="26813292" w14:textId="77777777" w:rsidR="001163D2" w:rsidRDefault="001163D2">
      <w:pPr>
        <w:pStyle w:val="BodyText"/>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Heading2"/>
      </w:pPr>
      <w:bookmarkStart w:id="68" w:name="_Toc506458810"/>
      <w:bookmarkStart w:id="69" w:name="_Toc506459176"/>
      <w:r>
        <w:t>4.1 Sequence Diagrams</w:t>
      </w:r>
      <w:bookmarkEnd w:id="68"/>
      <w:bookmarkEnd w:id="69"/>
    </w:p>
    <w:p w14:paraId="0492592A" w14:textId="77777777" w:rsidR="001163D2" w:rsidRDefault="001163D2">
      <w:pPr>
        <w:pStyle w:val="Heading2"/>
      </w:pPr>
      <w:bookmarkStart w:id="70" w:name="_Toc506458811"/>
      <w:bookmarkStart w:id="71" w:name="_Toc506459177"/>
      <w:r>
        <w:t>4.3 Data Flow Diagrams (DFD)</w:t>
      </w:r>
      <w:bookmarkEnd w:id="70"/>
      <w:bookmarkEnd w:id="71"/>
    </w:p>
    <w:p w14:paraId="7D73450B" w14:textId="77777777" w:rsidR="001163D2" w:rsidRDefault="001163D2">
      <w:pPr>
        <w:pStyle w:val="Heading2"/>
      </w:pPr>
      <w:bookmarkStart w:id="72" w:name="_Toc506458812"/>
      <w:bookmarkStart w:id="73" w:name="_Toc506459178"/>
      <w:r>
        <w:t>4.2 State-Transition Diagrams (STD)</w:t>
      </w:r>
      <w:bookmarkEnd w:id="72"/>
      <w:bookmarkEnd w:id="73"/>
    </w:p>
    <w:p w14:paraId="4A2CBE51" w14:textId="77777777" w:rsidR="001163D2" w:rsidRDefault="001163D2">
      <w:pPr>
        <w:pStyle w:val="Heading1"/>
      </w:pPr>
      <w:bookmarkStart w:id="74" w:name="_Toc506458813"/>
      <w:bookmarkStart w:id="75" w:name="_Toc506459179"/>
      <w:r>
        <w:t>5. Change Management Process</w:t>
      </w:r>
      <w:bookmarkEnd w:id="74"/>
      <w:bookmarkEnd w:id="75"/>
    </w:p>
    <w:p w14:paraId="318E0510" w14:textId="77777777" w:rsidR="001163D2" w:rsidRDefault="001163D2">
      <w:pPr>
        <w:pStyle w:val="BodyText"/>
      </w:pPr>
      <w:r>
        <w:t>Identify and describe the process that will be used to update the SRS, as needed, when project scope or requirements change.  Who can submit changes and by what means, and how will these changes be approved.</w:t>
      </w:r>
    </w:p>
    <w:p w14:paraId="30651646" w14:textId="77777777" w:rsidR="001163D2" w:rsidRDefault="001163D2">
      <w:pPr>
        <w:pStyle w:val="Heading1"/>
      </w:pPr>
      <w:bookmarkStart w:id="76" w:name="_Toc506458814"/>
      <w:bookmarkStart w:id="77" w:name="_Toc506459180"/>
      <w:r>
        <w:t>A. Appendices</w:t>
      </w:r>
      <w:bookmarkEnd w:id="76"/>
      <w:bookmarkEnd w:id="77"/>
    </w:p>
    <w:p w14:paraId="31143EA4" w14:textId="77777777" w:rsidR="001163D2" w:rsidRDefault="001163D2">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Heading2"/>
      </w:pPr>
      <w:bookmarkStart w:id="78" w:name="_Toc506459181"/>
      <w:r>
        <w:t>A.1 Appendix 1</w:t>
      </w:r>
      <w:bookmarkEnd w:id="78"/>
    </w:p>
    <w:p w14:paraId="51A17D77" w14:textId="77777777" w:rsidR="001163D2" w:rsidRDefault="001163D2">
      <w:pPr>
        <w:pStyle w:val="Heading2"/>
      </w:pPr>
      <w:bookmarkStart w:id="79" w:name="_Toc506459182"/>
      <w:r>
        <w:t>A.2 Appendix 2</w:t>
      </w:r>
      <w:bookmarkEnd w:id="79"/>
    </w:p>
    <w:sectPr w:rsidR="001163D2">
      <w:headerReference w:type="first" r:id="rId3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Lexa Rao" w:date="2024-05-23T18:52:00Z" w:initials="LH">
    <w:p w14:paraId="0368EDAD" w14:textId="77777777" w:rsidR="00133E8E" w:rsidRDefault="00472A65" w:rsidP="00133E8E">
      <w:r>
        <w:rPr>
          <w:rStyle w:val="CommentReference"/>
        </w:rPr>
        <w:annotationRef/>
      </w:r>
      <w:r w:rsidR="00133E8E">
        <w:rPr>
          <w:sz w:val="20"/>
        </w:rPr>
        <w:t xml:space="preserve">Note:  </w:t>
      </w:r>
    </w:p>
    <w:p w14:paraId="6B72BFC4" w14:textId="77777777" w:rsidR="00133E8E" w:rsidRDefault="00133E8E" w:rsidP="00133E8E"/>
    <w:p w14:paraId="0BFCFD5E" w14:textId="77777777" w:rsidR="00133E8E" w:rsidRDefault="00133E8E" w:rsidP="00133E8E">
      <w:r>
        <w:rPr>
          <w:sz w:val="20"/>
        </w:rPr>
        <w:t xml:space="preserve">- Waterfall Method For Development   </w:t>
      </w:r>
      <w:r>
        <w:rPr>
          <w:sz w:val="20"/>
        </w:rPr>
        <w:cr/>
      </w:r>
    </w:p>
  </w:comment>
  <w:comment w:id="11" w:author="Lexa Rao" w:date="2024-05-23T18:43:00Z" w:initials="LH">
    <w:p w14:paraId="57785E55" w14:textId="554EE8A3" w:rsidR="00A52CA4" w:rsidRDefault="00383E49" w:rsidP="00A52CA4">
      <w:r>
        <w:rPr>
          <w:rStyle w:val="CommentReference"/>
        </w:rPr>
        <w:annotationRef/>
      </w:r>
      <w:r w:rsidR="00A52CA4">
        <w:rPr>
          <w:sz w:val="20"/>
        </w:rPr>
        <w:t xml:space="preserve">Note:  </w:t>
      </w:r>
    </w:p>
    <w:p w14:paraId="752C1173" w14:textId="77777777" w:rsidR="00A52CA4" w:rsidRDefault="00A52CA4" w:rsidP="00A52CA4">
      <w:r>
        <w:rPr>
          <w:sz w:val="20"/>
        </w:rPr>
        <w:t xml:space="preserve">- Aws or similar hosting service for hosting programs.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FCFD5E" w15:done="0"/>
  <w15:commentEx w15:paraId="752C11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AE6498E" w16cex:dateUtc="2024-05-24T01:52:00Z"/>
  <w16cex:commentExtensible w16cex:durableId="00879808" w16cex:dateUtc="2024-05-24T0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FCFD5E" w16cid:durableId="7AE6498E"/>
  <w16cid:commentId w16cid:paraId="752C1173" w16cid:durableId="00879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DC7AA" w14:textId="77777777" w:rsidR="002C6F32" w:rsidRDefault="002C6F32">
      <w:r>
        <w:separator/>
      </w:r>
    </w:p>
  </w:endnote>
  <w:endnote w:type="continuationSeparator" w:id="0">
    <w:p w14:paraId="1D081ACC" w14:textId="77777777" w:rsidR="002C6F32" w:rsidRDefault="002C6F32">
      <w:r>
        <w:continuationSeparator/>
      </w:r>
    </w:p>
  </w:endnote>
  <w:endnote w:type="continuationNotice" w:id="1">
    <w:p w14:paraId="154E28A5" w14:textId="77777777" w:rsidR="002C6F32" w:rsidRDefault="002C6F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AEC4D" w14:textId="595C9490" w:rsidR="001163D2" w:rsidRDefault="001163D2" w:rsidP="001C27B6">
    <w:pPr>
      <w:pStyle w:val="Footer"/>
      <w:tabs>
        <w:tab w:val="clear" w:pos="4320"/>
        <w:tab w:val="clear" w:pos="8640"/>
        <w:tab w:val="center" w:pos="4680"/>
        <w:tab w:val="right" w:pos="9360"/>
      </w:tabs>
      <w:jc w:val="center"/>
    </w:pPr>
    <w:r>
      <w:t>Software Requirements Specification Template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535C99" w14:paraId="103458EB" w14:textId="77777777" w:rsidTr="1D535C99">
      <w:trPr>
        <w:trHeight w:val="300"/>
      </w:trPr>
      <w:tc>
        <w:tcPr>
          <w:tcW w:w="3120" w:type="dxa"/>
        </w:tcPr>
        <w:p w14:paraId="042C6E1B" w14:textId="79D281DB" w:rsidR="1D535C99" w:rsidRDefault="1D535C99" w:rsidP="1D535C99">
          <w:pPr>
            <w:pStyle w:val="Header"/>
            <w:ind w:left="-115"/>
          </w:pPr>
        </w:p>
      </w:tc>
      <w:tc>
        <w:tcPr>
          <w:tcW w:w="3120" w:type="dxa"/>
        </w:tcPr>
        <w:p w14:paraId="79189A32" w14:textId="6C5D301A" w:rsidR="1D535C99" w:rsidRDefault="1D535C99" w:rsidP="1D535C99">
          <w:pPr>
            <w:pStyle w:val="Header"/>
            <w:jc w:val="center"/>
          </w:pPr>
        </w:p>
      </w:tc>
      <w:tc>
        <w:tcPr>
          <w:tcW w:w="3120" w:type="dxa"/>
        </w:tcPr>
        <w:p w14:paraId="02966970" w14:textId="1B6AB582" w:rsidR="1D535C99" w:rsidRDefault="1D535C99" w:rsidP="1D535C99">
          <w:pPr>
            <w:pStyle w:val="Header"/>
            <w:ind w:right="-115"/>
            <w:jc w:val="right"/>
          </w:pPr>
        </w:p>
      </w:tc>
    </w:tr>
  </w:tbl>
  <w:p w14:paraId="42F1077A" w14:textId="370FB223" w:rsidR="002402BF" w:rsidRDefault="00240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31031" w14:textId="77777777" w:rsidR="001163D2" w:rsidRDefault="001163D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4D71">
      <w:rPr>
        <w:rStyle w:val="PageNumber"/>
        <w:noProof/>
      </w:rPr>
      <w:t>ii</w:t>
    </w:r>
    <w:r>
      <w:rPr>
        <w:rStyle w:val="PageNumber"/>
      </w:rP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327F2" w14:textId="77777777" w:rsidR="001163D2" w:rsidRDefault="00116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B503E" w14:textId="77777777" w:rsidR="002C6F32" w:rsidRDefault="002C6F32">
      <w:r>
        <w:separator/>
      </w:r>
    </w:p>
  </w:footnote>
  <w:footnote w:type="continuationSeparator" w:id="0">
    <w:p w14:paraId="5CC75276" w14:textId="77777777" w:rsidR="002C6F32" w:rsidRDefault="002C6F32">
      <w:r>
        <w:continuationSeparator/>
      </w:r>
    </w:p>
  </w:footnote>
  <w:footnote w:type="continuationNotice" w:id="1">
    <w:p w14:paraId="2D9AE2DB" w14:textId="77777777" w:rsidR="002C6F32" w:rsidRDefault="002C6F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0E1F0B" w14:textId="77777777" w:rsidR="001163D2" w:rsidRDefault="001163D2">
    <w:pPr>
      <w:pStyle w:val="Header"/>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535C99" w14:paraId="088E8EEE" w14:textId="77777777" w:rsidTr="1D535C99">
      <w:trPr>
        <w:trHeight w:val="300"/>
      </w:trPr>
      <w:tc>
        <w:tcPr>
          <w:tcW w:w="3120" w:type="dxa"/>
        </w:tcPr>
        <w:p w14:paraId="60A31435" w14:textId="1EC6FBEE" w:rsidR="1D535C99" w:rsidRDefault="1D535C99" w:rsidP="1D535C99">
          <w:pPr>
            <w:pStyle w:val="Header"/>
            <w:ind w:left="-115"/>
          </w:pPr>
        </w:p>
      </w:tc>
      <w:tc>
        <w:tcPr>
          <w:tcW w:w="3120" w:type="dxa"/>
        </w:tcPr>
        <w:p w14:paraId="11ADBFF9" w14:textId="29498798" w:rsidR="1D535C99" w:rsidRDefault="1D535C99" w:rsidP="1D535C99">
          <w:pPr>
            <w:pStyle w:val="Header"/>
            <w:jc w:val="center"/>
          </w:pPr>
        </w:p>
      </w:tc>
      <w:tc>
        <w:tcPr>
          <w:tcW w:w="3120" w:type="dxa"/>
        </w:tcPr>
        <w:p w14:paraId="50D54E67" w14:textId="3A51E942" w:rsidR="1D535C99" w:rsidRDefault="1D535C99" w:rsidP="1D535C99">
          <w:pPr>
            <w:pStyle w:val="Header"/>
            <w:ind w:right="-115"/>
            <w:jc w:val="right"/>
          </w:pPr>
        </w:p>
      </w:tc>
    </w:tr>
  </w:tbl>
  <w:p w14:paraId="3F469E38" w14:textId="7C9197B5" w:rsidR="002402BF" w:rsidRDefault="002402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01E17" w14:textId="77777777" w:rsidR="001163D2" w:rsidRDefault="1D535C99" w:rsidP="1D535C99">
    <w:pPr>
      <w:pStyle w:val="Header"/>
      <w:tabs>
        <w:tab w:val="clear" w:pos="4320"/>
        <w:tab w:val="clear" w:pos="8640"/>
        <w:tab w:val="center" w:pos="4680"/>
        <w:tab w:val="right" w:pos="9360"/>
      </w:tabs>
    </w:pPr>
    <w:r>
      <w:t>Movie Theater v1.0.0</w:t>
    </w:r>
  </w:p>
  <w:p w14:paraId="2D015C96" w14:textId="47F42D49" w:rsidR="001163D2" w:rsidRDefault="001163D2">
    <w:pPr>
      <w:pStyle w:val="Header"/>
      <w:tabs>
        <w:tab w:val="clear" w:pos="4320"/>
        <w:tab w:val="clear" w:pos="8640"/>
        <w:tab w:val="center" w:pos="4680"/>
        <w:tab w:val="right" w:pos="936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535C99" w14:paraId="41384B1D" w14:textId="77777777" w:rsidTr="1D535C99">
      <w:trPr>
        <w:trHeight w:val="300"/>
      </w:trPr>
      <w:tc>
        <w:tcPr>
          <w:tcW w:w="3120" w:type="dxa"/>
        </w:tcPr>
        <w:p w14:paraId="6AE624A6" w14:textId="448880DF" w:rsidR="1D535C99" w:rsidRDefault="1D535C99" w:rsidP="1D535C99">
          <w:pPr>
            <w:pStyle w:val="Header"/>
            <w:ind w:left="-115"/>
          </w:pPr>
        </w:p>
      </w:tc>
      <w:tc>
        <w:tcPr>
          <w:tcW w:w="3120" w:type="dxa"/>
        </w:tcPr>
        <w:p w14:paraId="1E00F2CC" w14:textId="1B495975" w:rsidR="1D535C99" w:rsidRDefault="1D535C99" w:rsidP="1D535C99">
          <w:pPr>
            <w:pStyle w:val="Header"/>
            <w:jc w:val="center"/>
          </w:pPr>
        </w:p>
      </w:tc>
      <w:tc>
        <w:tcPr>
          <w:tcW w:w="3120" w:type="dxa"/>
        </w:tcPr>
        <w:p w14:paraId="7E0A2474" w14:textId="1E1CAC96" w:rsidR="1D535C99" w:rsidRDefault="1D535C99" w:rsidP="1D535C99">
          <w:pPr>
            <w:pStyle w:val="Header"/>
            <w:ind w:right="-115"/>
            <w:jc w:val="right"/>
          </w:pPr>
        </w:p>
      </w:tc>
    </w:tr>
  </w:tbl>
  <w:p w14:paraId="46456704" w14:textId="50D0E19E" w:rsidR="002402BF" w:rsidRDefault="002402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D535C99" w14:paraId="2CB9DBDD" w14:textId="77777777" w:rsidTr="1D535C99">
      <w:trPr>
        <w:trHeight w:val="300"/>
      </w:trPr>
      <w:tc>
        <w:tcPr>
          <w:tcW w:w="3120" w:type="dxa"/>
        </w:tcPr>
        <w:p w14:paraId="0E46ED62" w14:textId="53D818E2" w:rsidR="1D535C99" w:rsidRDefault="1D535C99" w:rsidP="1D535C99">
          <w:pPr>
            <w:pStyle w:val="Header"/>
            <w:ind w:left="-115"/>
          </w:pPr>
        </w:p>
      </w:tc>
      <w:tc>
        <w:tcPr>
          <w:tcW w:w="3120" w:type="dxa"/>
        </w:tcPr>
        <w:p w14:paraId="282A9BC3" w14:textId="359F500F" w:rsidR="1D535C99" w:rsidRDefault="1D535C99" w:rsidP="1D535C99">
          <w:pPr>
            <w:pStyle w:val="Header"/>
            <w:jc w:val="center"/>
          </w:pPr>
        </w:p>
      </w:tc>
      <w:tc>
        <w:tcPr>
          <w:tcW w:w="3120" w:type="dxa"/>
        </w:tcPr>
        <w:p w14:paraId="70663F71" w14:textId="39C8636A" w:rsidR="1D535C99" w:rsidRDefault="1D535C99" w:rsidP="1D535C99">
          <w:pPr>
            <w:pStyle w:val="Header"/>
            <w:ind w:right="-115"/>
            <w:jc w:val="right"/>
          </w:pPr>
        </w:p>
      </w:tc>
    </w:tr>
  </w:tbl>
  <w:p w14:paraId="68877F7D" w14:textId="1B30EE39" w:rsidR="002402BF" w:rsidRDefault="002402B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Q0on253N" int2:invalidationBookmarkName="" int2:hashCode="CTnD/lwNXSv/QN" int2:id="XVvfAaC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D4A4E"/>
    <w:multiLevelType w:val="hybridMultilevel"/>
    <w:tmpl w:val="12209248"/>
    <w:lvl w:ilvl="0" w:tplc="10ACF74E">
      <w:start w:val="3"/>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E68E2"/>
    <w:multiLevelType w:val="hybridMultilevel"/>
    <w:tmpl w:val="FFFFFFFF"/>
    <w:lvl w:ilvl="0" w:tplc="77EADAD0">
      <w:start w:val="1"/>
      <w:numFmt w:val="bullet"/>
      <w:lvlText w:val=""/>
      <w:lvlJc w:val="left"/>
      <w:pPr>
        <w:ind w:left="720" w:hanging="360"/>
      </w:pPr>
      <w:rPr>
        <w:rFonts w:ascii="Symbol" w:hAnsi="Symbol" w:hint="default"/>
      </w:rPr>
    </w:lvl>
    <w:lvl w:ilvl="1" w:tplc="ECA894E4">
      <w:start w:val="1"/>
      <w:numFmt w:val="bullet"/>
      <w:lvlText w:val="-"/>
      <w:lvlJc w:val="left"/>
      <w:pPr>
        <w:ind w:left="1440" w:hanging="360"/>
      </w:pPr>
      <w:rPr>
        <w:rFonts w:ascii="Aptos" w:hAnsi="Aptos" w:hint="default"/>
      </w:rPr>
    </w:lvl>
    <w:lvl w:ilvl="2" w:tplc="7D42DF08">
      <w:start w:val="1"/>
      <w:numFmt w:val="bullet"/>
      <w:lvlText w:val=""/>
      <w:lvlJc w:val="left"/>
      <w:pPr>
        <w:ind w:left="2160" w:hanging="360"/>
      </w:pPr>
      <w:rPr>
        <w:rFonts w:ascii="Wingdings" w:hAnsi="Wingdings" w:hint="default"/>
      </w:rPr>
    </w:lvl>
    <w:lvl w:ilvl="3" w:tplc="DA90856C">
      <w:start w:val="1"/>
      <w:numFmt w:val="bullet"/>
      <w:lvlText w:val=""/>
      <w:lvlJc w:val="left"/>
      <w:pPr>
        <w:ind w:left="2880" w:hanging="360"/>
      </w:pPr>
      <w:rPr>
        <w:rFonts w:ascii="Symbol" w:hAnsi="Symbol" w:hint="default"/>
      </w:rPr>
    </w:lvl>
    <w:lvl w:ilvl="4" w:tplc="EDAA55E8">
      <w:start w:val="1"/>
      <w:numFmt w:val="bullet"/>
      <w:lvlText w:val="o"/>
      <w:lvlJc w:val="left"/>
      <w:pPr>
        <w:ind w:left="3600" w:hanging="360"/>
      </w:pPr>
      <w:rPr>
        <w:rFonts w:ascii="Courier New" w:hAnsi="Courier New" w:hint="default"/>
      </w:rPr>
    </w:lvl>
    <w:lvl w:ilvl="5" w:tplc="106682FE">
      <w:start w:val="1"/>
      <w:numFmt w:val="bullet"/>
      <w:lvlText w:val=""/>
      <w:lvlJc w:val="left"/>
      <w:pPr>
        <w:ind w:left="4320" w:hanging="360"/>
      </w:pPr>
      <w:rPr>
        <w:rFonts w:ascii="Wingdings" w:hAnsi="Wingdings" w:hint="default"/>
      </w:rPr>
    </w:lvl>
    <w:lvl w:ilvl="6" w:tplc="E75C5928">
      <w:start w:val="1"/>
      <w:numFmt w:val="bullet"/>
      <w:lvlText w:val=""/>
      <w:lvlJc w:val="left"/>
      <w:pPr>
        <w:ind w:left="5040" w:hanging="360"/>
      </w:pPr>
      <w:rPr>
        <w:rFonts w:ascii="Symbol" w:hAnsi="Symbol" w:hint="default"/>
      </w:rPr>
    </w:lvl>
    <w:lvl w:ilvl="7" w:tplc="EDA69C34">
      <w:start w:val="1"/>
      <w:numFmt w:val="bullet"/>
      <w:lvlText w:val="o"/>
      <w:lvlJc w:val="left"/>
      <w:pPr>
        <w:ind w:left="5760" w:hanging="360"/>
      </w:pPr>
      <w:rPr>
        <w:rFonts w:ascii="Courier New" w:hAnsi="Courier New" w:hint="default"/>
      </w:rPr>
    </w:lvl>
    <w:lvl w:ilvl="8" w:tplc="F7A8858A">
      <w:start w:val="1"/>
      <w:numFmt w:val="bullet"/>
      <w:lvlText w:val=""/>
      <w:lvlJc w:val="left"/>
      <w:pPr>
        <w:ind w:left="6480" w:hanging="360"/>
      </w:pPr>
      <w:rPr>
        <w:rFonts w:ascii="Wingdings" w:hAnsi="Wingdings" w:hint="default"/>
      </w:rPr>
    </w:lvl>
  </w:abstractNum>
  <w:abstractNum w:abstractNumId="2" w15:restartNumberingAfterBreak="0">
    <w:nsid w:val="1E526EE4"/>
    <w:multiLevelType w:val="hybridMultilevel"/>
    <w:tmpl w:val="5DF60AF0"/>
    <w:lvl w:ilvl="0" w:tplc="51EE86A8">
      <w:start w:val="3"/>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96551"/>
    <w:multiLevelType w:val="hybridMultilevel"/>
    <w:tmpl w:val="C45208E6"/>
    <w:lvl w:ilvl="0" w:tplc="C038B6DC">
      <w:start w:val="3"/>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50B33442"/>
    <w:multiLevelType w:val="hybridMultilevel"/>
    <w:tmpl w:val="F4C00D0A"/>
    <w:lvl w:ilvl="0" w:tplc="9098AD0A">
      <w:start w:val="3"/>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4AA89F"/>
    <w:multiLevelType w:val="hybridMultilevel"/>
    <w:tmpl w:val="FFFFFFFF"/>
    <w:lvl w:ilvl="0" w:tplc="F0B4A904">
      <w:start w:val="1"/>
      <w:numFmt w:val="bullet"/>
      <w:lvlText w:val=""/>
      <w:lvlJc w:val="left"/>
      <w:pPr>
        <w:ind w:left="720" w:hanging="360"/>
      </w:pPr>
      <w:rPr>
        <w:rFonts w:ascii="Symbol" w:hAnsi="Symbol" w:hint="default"/>
      </w:rPr>
    </w:lvl>
    <w:lvl w:ilvl="1" w:tplc="7B04A994">
      <w:start w:val="1"/>
      <w:numFmt w:val="bullet"/>
      <w:lvlText w:val="-"/>
      <w:lvlJc w:val="left"/>
      <w:pPr>
        <w:ind w:left="1440" w:hanging="360"/>
      </w:pPr>
      <w:rPr>
        <w:rFonts w:ascii="Aptos" w:hAnsi="Aptos" w:hint="default"/>
      </w:rPr>
    </w:lvl>
    <w:lvl w:ilvl="2" w:tplc="0D641C8A">
      <w:start w:val="1"/>
      <w:numFmt w:val="bullet"/>
      <w:lvlText w:val=""/>
      <w:lvlJc w:val="left"/>
      <w:pPr>
        <w:ind w:left="2160" w:hanging="360"/>
      </w:pPr>
      <w:rPr>
        <w:rFonts w:ascii="Wingdings" w:hAnsi="Wingdings" w:hint="default"/>
      </w:rPr>
    </w:lvl>
    <w:lvl w:ilvl="3" w:tplc="3AAC2F50">
      <w:start w:val="1"/>
      <w:numFmt w:val="bullet"/>
      <w:lvlText w:val=""/>
      <w:lvlJc w:val="left"/>
      <w:pPr>
        <w:ind w:left="2880" w:hanging="360"/>
      </w:pPr>
      <w:rPr>
        <w:rFonts w:ascii="Symbol" w:hAnsi="Symbol" w:hint="default"/>
      </w:rPr>
    </w:lvl>
    <w:lvl w:ilvl="4" w:tplc="813C6E14">
      <w:start w:val="1"/>
      <w:numFmt w:val="bullet"/>
      <w:lvlText w:val="o"/>
      <w:lvlJc w:val="left"/>
      <w:pPr>
        <w:ind w:left="3600" w:hanging="360"/>
      </w:pPr>
      <w:rPr>
        <w:rFonts w:ascii="Courier New" w:hAnsi="Courier New" w:hint="default"/>
      </w:rPr>
    </w:lvl>
    <w:lvl w:ilvl="5" w:tplc="52F60F6A">
      <w:start w:val="1"/>
      <w:numFmt w:val="bullet"/>
      <w:lvlText w:val=""/>
      <w:lvlJc w:val="left"/>
      <w:pPr>
        <w:ind w:left="4320" w:hanging="360"/>
      </w:pPr>
      <w:rPr>
        <w:rFonts w:ascii="Wingdings" w:hAnsi="Wingdings" w:hint="default"/>
      </w:rPr>
    </w:lvl>
    <w:lvl w:ilvl="6" w:tplc="96BC1610">
      <w:start w:val="1"/>
      <w:numFmt w:val="bullet"/>
      <w:lvlText w:val=""/>
      <w:lvlJc w:val="left"/>
      <w:pPr>
        <w:ind w:left="5040" w:hanging="360"/>
      </w:pPr>
      <w:rPr>
        <w:rFonts w:ascii="Symbol" w:hAnsi="Symbol" w:hint="default"/>
      </w:rPr>
    </w:lvl>
    <w:lvl w:ilvl="7" w:tplc="B3DCAB56">
      <w:start w:val="1"/>
      <w:numFmt w:val="bullet"/>
      <w:lvlText w:val="o"/>
      <w:lvlJc w:val="left"/>
      <w:pPr>
        <w:ind w:left="5760" w:hanging="360"/>
      </w:pPr>
      <w:rPr>
        <w:rFonts w:ascii="Courier New" w:hAnsi="Courier New" w:hint="default"/>
      </w:rPr>
    </w:lvl>
    <w:lvl w:ilvl="8" w:tplc="A558956A">
      <w:start w:val="1"/>
      <w:numFmt w:val="bullet"/>
      <w:lvlText w:val=""/>
      <w:lvlJc w:val="left"/>
      <w:pPr>
        <w:ind w:left="6480" w:hanging="360"/>
      </w:pPr>
      <w:rPr>
        <w:rFonts w:ascii="Wingdings" w:hAnsi="Wingdings" w:hint="default"/>
      </w:rPr>
    </w:lvl>
  </w:abstractNum>
  <w:abstractNum w:abstractNumId="7" w15:restartNumberingAfterBreak="0">
    <w:nsid w:val="723369AA"/>
    <w:multiLevelType w:val="hybridMultilevel"/>
    <w:tmpl w:val="2AB49A04"/>
    <w:lvl w:ilvl="0" w:tplc="93A807B0">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A76127"/>
    <w:multiLevelType w:val="hybridMultilevel"/>
    <w:tmpl w:val="3FCCBF86"/>
    <w:lvl w:ilvl="0" w:tplc="213C6D5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419A9"/>
    <w:multiLevelType w:val="hybridMultilevel"/>
    <w:tmpl w:val="80EAF61C"/>
    <w:lvl w:ilvl="0" w:tplc="0D60984E">
      <w:start w:val="3"/>
      <w:numFmt w:val="bullet"/>
      <w:lvlText w:val="-"/>
      <w:lvlJc w:val="left"/>
      <w:pPr>
        <w:ind w:left="720" w:hanging="360"/>
      </w:pPr>
      <w:rPr>
        <w:rFonts w:ascii="Times" w:eastAsia="Times"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586303085">
    <w:abstractNumId w:val="4"/>
  </w:num>
  <w:num w:numId="2" w16cid:durableId="1235166877">
    <w:abstractNumId w:val="10"/>
  </w:num>
  <w:num w:numId="3" w16cid:durableId="488252581">
    <w:abstractNumId w:val="8"/>
  </w:num>
  <w:num w:numId="4" w16cid:durableId="1507206357">
    <w:abstractNumId w:val="7"/>
  </w:num>
  <w:num w:numId="5" w16cid:durableId="1832015785">
    <w:abstractNumId w:val="6"/>
  </w:num>
  <w:num w:numId="6" w16cid:durableId="1612783960">
    <w:abstractNumId w:val="1"/>
  </w:num>
  <w:num w:numId="7" w16cid:durableId="1192063625">
    <w:abstractNumId w:val="5"/>
  </w:num>
  <w:num w:numId="8" w16cid:durableId="908033318">
    <w:abstractNumId w:val="3"/>
  </w:num>
  <w:num w:numId="9" w16cid:durableId="603652293">
    <w:abstractNumId w:val="2"/>
  </w:num>
  <w:num w:numId="10" w16cid:durableId="1113284170">
    <w:abstractNumId w:val="0"/>
  </w:num>
  <w:num w:numId="11" w16cid:durableId="7617079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xa Rao">
    <w15:presenceInfo w15:providerId="AD" w15:userId="S::lrao1160@sdsu.edu::0fdab3d7-bd43-4b9e-aad1-87c3c25990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00E21"/>
    <w:rsid w:val="000018AD"/>
    <w:rsid w:val="00002510"/>
    <w:rsid w:val="00004B5F"/>
    <w:rsid w:val="000066F3"/>
    <w:rsid w:val="000103AA"/>
    <w:rsid w:val="000108D7"/>
    <w:rsid w:val="00011467"/>
    <w:rsid w:val="00011570"/>
    <w:rsid w:val="00012172"/>
    <w:rsid w:val="00013509"/>
    <w:rsid w:val="00014762"/>
    <w:rsid w:val="00016BAC"/>
    <w:rsid w:val="00016ED3"/>
    <w:rsid w:val="00017747"/>
    <w:rsid w:val="000201AF"/>
    <w:rsid w:val="00020642"/>
    <w:rsid w:val="00022936"/>
    <w:rsid w:val="0002365D"/>
    <w:rsid w:val="00025D35"/>
    <w:rsid w:val="00025FF7"/>
    <w:rsid w:val="0003072D"/>
    <w:rsid w:val="00030DD2"/>
    <w:rsid w:val="00030E1F"/>
    <w:rsid w:val="00032FBC"/>
    <w:rsid w:val="0003322E"/>
    <w:rsid w:val="00034B6F"/>
    <w:rsid w:val="000350BB"/>
    <w:rsid w:val="0003616A"/>
    <w:rsid w:val="00037F77"/>
    <w:rsid w:val="000407EB"/>
    <w:rsid w:val="000409B3"/>
    <w:rsid w:val="00041D2E"/>
    <w:rsid w:val="00042060"/>
    <w:rsid w:val="00043CE4"/>
    <w:rsid w:val="00045E2E"/>
    <w:rsid w:val="00046E9E"/>
    <w:rsid w:val="00047A83"/>
    <w:rsid w:val="00047B6D"/>
    <w:rsid w:val="000524C5"/>
    <w:rsid w:val="00053E63"/>
    <w:rsid w:val="00054910"/>
    <w:rsid w:val="00057ED9"/>
    <w:rsid w:val="00060A74"/>
    <w:rsid w:val="00060AA7"/>
    <w:rsid w:val="00062B49"/>
    <w:rsid w:val="00062C1D"/>
    <w:rsid w:val="00063633"/>
    <w:rsid w:val="00063681"/>
    <w:rsid w:val="0006386F"/>
    <w:rsid w:val="000640FF"/>
    <w:rsid w:val="00064666"/>
    <w:rsid w:val="0006526A"/>
    <w:rsid w:val="00065F1A"/>
    <w:rsid w:val="00066400"/>
    <w:rsid w:val="00066928"/>
    <w:rsid w:val="00070968"/>
    <w:rsid w:val="000734A9"/>
    <w:rsid w:val="00073E8E"/>
    <w:rsid w:val="00076FD1"/>
    <w:rsid w:val="000773D8"/>
    <w:rsid w:val="00080D5C"/>
    <w:rsid w:val="000813A0"/>
    <w:rsid w:val="00081FAA"/>
    <w:rsid w:val="00082DBA"/>
    <w:rsid w:val="00082E82"/>
    <w:rsid w:val="00083F66"/>
    <w:rsid w:val="00085136"/>
    <w:rsid w:val="00085CF0"/>
    <w:rsid w:val="00086264"/>
    <w:rsid w:val="00086518"/>
    <w:rsid w:val="00086846"/>
    <w:rsid w:val="000901AD"/>
    <w:rsid w:val="00091070"/>
    <w:rsid w:val="000929DA"/>
    <w:rsid w:val="00093DBB"/>
    <w:rsid w:val="0009495A"/>
    <w:rsid w:val="00094E01"/>
    <w:rsid w:val="00095FB6"/>
    <w:rsid w:val="000962AB"/>
    <w:rsid w:val="00097FB3"/>
    <w:rsid w:val="000A1106"/>
    <w:rsid w:val="000A283E"/>
    <w:rsid w:val="000A51F1"/>
    <w:rsid w:val="000A5665"/>
    <w:rsid w:val="000A650B"/>
    <w:rsid w:val="000A75EA"/>
    <w:rsid w:val="000A7FF4"/>
    <w:rsid w:val="000B0920"/>
    <w:rsid w:val="000B1CEA"/>
    <w:rsid w:val="000B28B7"/>
    <w:rsid w:val="000B4676"/>
    <w:rsid w:val="000B4A29"/>
    <w:rsid w:val="000B6500"/>
    <w:rsid w:val="000C0169"/>
    <w:rsid w:val="000C1885"/>
    <w:rsid w:val="000C2557"/>
    <w:rsid w:val="000C4D67"/>
    <w:rsid w:val="000C5161"/>
    <w:rsid w:val="000C5334"/>
    <w:rsid w:val="000C5793"/>
    <w:rsid w:val="000C5DA9"/>
    <w:rsid w:val="000C65B6"/>
    <w:rsid w:val="000C6C17"/>
    <w:rsid w:val="000C6DC7"/>
    <w:rsid w:val="000C7035"/>
    <w:rsid w:val="000C7189"/>
    <w:rsid w:val="000D01F0"/>
    <w:rsid w:val="000D3B8A"/>
    <w:rsid w:val="000D3DE5"/>
    <w:rsid w:val="000D444A"/>
    <w:rsid w:val="000D51A6"/>
    <w:rsid w:val="000D5BCF"/>
    <w:rsid w:val="000D6440"/>
    <w:rsid w:val="000E14EE"/>
    <w:rsid w:val="000E31C3"/>
    <w:rsid w:val="000E349C"/>
    <w:rsid w:val="000E3D86"/>
    <w:rsid w:val="000E6841"/>
    <w:rsid w:val="000E6AF2"/>
    <w:rsid w:val="000E6D9A"/>
    <w:rsid w:val="000E6E6E"/>
    <w:rsid w:val="000E71D2"/>
    <w:rsid w:val="000F09E6"/>
    <w:rsid w:val="000F10A9"/>
    <w:rsid w:val="000F159D"/>
    <w:rsid w:val="000F1D1A"/>
    <w:rsid w:val="000F2AE4"/>
    <w:rsid w:val="000F3F7A"/>
    <w:rsid w:val="000F4FB8"/>
    <w:rsid w:val="000F73F9"/>
    <w:rsid w:val="000F756F"/>
    <w:rsid w:val="000F7BE6"/>
    <w:rsid w:val="000F7BF3"/>
    <w:rsid w:val="00101342"/>
    <w:rsid w:val="001019DC"/>
    <w:rsid w:val="00102162"/>
    <w:rsid w:val="001037E8"/>
    <w:rsid w:val="001041F8"/>
    <w:rsid w:val="0010458B"/>
    <w:rsid w:val="0010670B"/>
    <w:rsid w:val="00106DAB"/>
    <w:rsid w:val="00107E3A"/>
    <w:rsid w:val="00111F62"/>
    <w:rsid w:val="0011294C"/>
    <w:rsid w:val="00113DDC"/>
    <w:rsid w:val="001148C0"/>
    <w:rsid w:val="00115AD1"/>
    <w:rsid w:val="001163D2"/>
    <w:rsid w:val="0011643C"/>
    <w:rsid w:val="00116FC2"/>
    <w:rsid w:val="00117F72"/>
    <w:rsid w:val="001201C0"/>
    <w:rsid w:val="00122EA5"/>
    <w:rsid w:val="00123815"/>
    <w:rsid w:val="0012388C"/>
    <w:rsid w:val="0012402F"/>
    <w:rsid w:val="0012449D"/>
    <w:rsid w:val="00124828"/>
    <w:rsid w:val="001256A0"/>
    <w:rsid w:val="00126064"/>
    <w:rsid w:val="00126852"/>
    <w:rsid w:val="0012746C"/>
    <w:rsid w:val="001304B3"/>
    <w:rsid w:val="00130B51"/>
    <w:rsid w:val="00131504"/>
    <w:rsid w:val="00132CEE"/>
    <w:rsid w:val="00133E8E"/>
    <w:rsid w:val="001343F3"/>
    <w:rsid w:val="00134BDE"/>
    <w:rsid w:val="001362B8"/>
    <w:rsid w:val="00137269"/>
    <w:rsid w:val="00140018"/>
    <w:rsid w:val="0014055D"/>
    <w:rsid w:val="00140D23"/>
    <w:rsid w:val="00140FA2"/>
    <w:rsid w:val="00141944"/>
    <w:rsid w:val="001419CC"/>
    <w:rsid w:val="001422D8"/>
    <w:rsid w:val="001441EC"/>
    <w:rsid w:val="001447DF"/>
    <w:rsid w:val="00144BA6"/>
    <w:rsid w:val="001452F5"/>
    <w:rsid w:val="00145362"/>
    <w:rsid w:val="00145675"/>
    <w:rsid w:val="00146118"/>
    <w:rsid w:val="00146A7D"/>
    <w:rsid w:val="00146D08"/>
    <w:rsid w:val="001471D9"/>
    <w:rsid w:val="001473B8"/>
    <w:rsid w:val="00150161"/>
    <w:rsid w:val="001514C4"/>
    <w:rsid w:val="00151799"/>
    <w:rsid w:val="00152215"/>
    <w:rsid w:val="00152903"/>
    <w:rsid w:val="00152C32"/>
    <w:rsid w:val="00153643"/>
    <w:rsid w:val="00153733"/>
    <w:rsid w:val="00160596"/>
    <w:rsid w:val="00160B61"/>
    <w:rsid w:val="0016679F"/>
    <w:rsid w:val="001679C0"/>
    <w:rsid w:val="00167F7E"/>
    <w:rsid w:val="00171C2B"/>
    <w:rsid w:val="00171C67"/>
    <w:rsid w:val="0017354A"/>
    <w:rsid w:val="0017395D"/>
    <w:rsid w:val="0017589A"/>
    <w:rsid w:val="00175CF1"/>
    <w:rsid w:val="00177217"/>
    <w:rsid w:val="001773D5"/>
    <w:rsid w:val="00177621"/>
    <w:rsid w:val="00177B0C"/>
    <w:rsid w:val="001802B7"/>
    <w:rsid w:val="001806AE"/>
    <w:rsid w:val="0018153A"/>
    <w:rsid w:val="00181755"/>
    <w:rsid w:val="00181881"/>
    <w:rsid w:val="00181BCE"/>
    <w:rsid w:val="001820D7"/>
    <w:rsid w:val="00182555"/>
    <w:rsid w:val="00182BDA"/>
    <w:rsid w:val="00182F8E"/>
    <w:rsid w:val="001850C5"/>
    <w:rsid w:val="0018576C"/>
    <w:rsid w:val="00185A86"/>
    <w:rsid w:val="00185D5A"/>
    <w:rsid w:val="0018641B"/>
    <w:rsid w:val="0018697E"/>
    <w:rsid w:val="001909AB"/>
    <w:rsid w:val="0019166E"/>
    <w:rsid w:val="00192FC1"/>
    <w:rsid w:val="00193D30"/>
    <w:rsid w:val="001946FD"/>
    <w:rsid w:val="00194C1C"/>
    <w:rsid w:val="0019544B"/>
    <w:rsid w:val="001963BE"/>
    <w:rsid w:val="001978AC"/>
    <w:rsid w:val="00197B4D"/>
    <w:rsid w:val="00197FA7"/>
    <w:rsid w:val="001A05AF"/>
    <w:rsid w:val="001A092B"/>
    <w:rsid w:val="001A11E8"/>
    <w:rsid w:val="001A3446"/>
    <w:rsid w:val="001A3709"/>
    <w:rsid w:val="001A40B0"/>
    <w:rsid w:val="001A4974"/>
    <w:rsid w:val="001A587C"/>
    <w:rsid w:val="001A5ED1"/>
    <w:rsid w:val="001A6AAD"/>
    <w:rsid w:val="001A6DB8"/>
    <w:rsid w:val="001B0A0E"/>
    <w:rsid w:val="001B1314"/>
    <w:rsid w:val="001B186B"/>
    <w:rsid w:val="001B2023"/>
    <w:rsid w:val="001B2D6D"/>
    <w:rsid w:val="001B3512"/>
    <w:rsid w:val="001B3F72"/>
    <w:rsid w:val="001B4117"/>
    <w:rsid w:val="001B45C4"/>
    <w:rsid w:val="001B7FF7"/>
    <w:rsid w:val="001C0FAE"/>
    <w:rsid w:val="001C1CC7"/>
    <w:rsid w:val="001C2247"/>
    <w:rsid w:val="001C27B6"/>
    <w:rsid w:val="001C3F38"/>
    <w:rsid w:val="001C49DF"/>
    <w:rsid w:val="001C539B"/>
    <w:rsid w:val="001C54D9"/>
    <w:rsid w:val="001C5D0F"/>
    <w:rsid w:val="001C786E"/>
    <w:rsid w:val="001C7A39"/>
    <w:rsid w:val="001D17DA"/>
    <w:rsid w:val="001D3B76"/>
    <w:rsid w:val="001D3EDD"/>
    <w:rsid w:val="001D5B8C"/>
    <w:rsid w:val="001D5CBB"/>
    <w:rsid w:val="001D6579"/>
    <w:rsid w:val="001D77A4"/>
    <w:rsid w:val="001D7B5E"/>
    <w:rsid w:val="001E2B5F"/>
    <w:rsid w:val="001E3DDC"/>
    <w:rsid w:val="001E4238"/>
    <w:rsid w:val="001E4D9D"/>
    <w:rsid w:val="001E5192"/>
    <w:rsid w:val="001E58ED"/>
    <w:rsid w:val="001E5BCD"/>
    <w:rsid w:val="001E7370"/>
    <w:rsid w:val="001F03EF"/>
    <w:rsid w:val="001F0691"/>
    <w:rsid w:val="001F1623"/>
    <w:rsid w:val="001F1B25"/>
    <w:rsid w:val="001F1DA6"/>
    <w:rsid w:val="001F1DFF"/>
    <w:rsid w:val="001F2CEF"/>
    <w:rsid w:val="001F3032"/>
    <w:rsid w:val="001F3CA1"/>
    <w:rsid w:val="001F3E3F"/>
    <w:rsid w:val="002001A4"/>
    <w:rsid w:val="002002DD"/>
    <w:rsid w:val="00200857"/>
    <w:rsid w:val="00202713"/>
    <w:rsid w:val="00203E45"/>
    <w:rsid w:val="00206B12"/>
    <w:rsid w:val="00207010"/>
    <w:rsid w:val="0020783D"/>
    <w:rsid w:val="00210324"/>
    <w:rsid w:val="00210C87"/>
    <w:rsid w:val="00211821"/>
    <w:rsid w:val="00212011"/>
    <w:rsid w:val="002125D2"/>
    <w:rsid w:val="00212704"/>
    <w:rsid w:val="0021300F"/>
    <w:rsid w:val="00213EF7"/>
    <w:rsid w:val="00214022"/>
    <w:rsid w:val="0021562E"/>
    <w:rsid w:val="002158B1"/>
    <w:rsid w:val="00215999"/>
    <w:rsid w:val="00215A08"/>
    <w:rsid w:val="0021611A"/>
    <w:rsid w:val="0021657E"/>
    <w:rsid w:val="00216EA3"/>
    <w:rsid w:val="002179A1"/>
    <w:rsid w:val="00217F1C"/>
    <w:rsid w:val="00221E10"/>
    <w:rsid w:val="00222F9D"/>
    <w:rsid w:val="00224A4A"/>
    <w:rsid w:val="00224B88"/>
    <w:rsid w:val="00225577"/>
    <w:rsid w:val="002309F8"/>
    <w:rsid w:val="002322F1"/>
    <w:rsid w:val="002357E7"/>
    <w:rsid w:val="00235B68"/>
    <w:rsid w:val="002402BF"/>
    <w:rsid w:val="002416A4"/>
    <w:rsid w:val="002434C7"/>
    <w:rsid w:val="002436D4"/>
    <w:rsid w:val="00244190"/>
    <w:rsid w:val="00244DDB"/>
    <w:rsid w:val="00244DE4"/>
    <w:rsid w:val="00244F96"/>
    <w:rsid w:val="002453F0"/>
    <w:rsid w:val="002456EB"/>
    <w:rsid w:val="00245786"/>
    <w:rsid w:val="00245FC8"/>
    <w:rsid w:val="002466B9"/>
    <w:rsid w:val="00250702"/>
    <w:rsid w:val="0025156C"/>
    <w:rsid w:val="00252EF5"/>
    <w:rsid w:val="002541FE"/>
    <w:rsid w:val="00254221"/>
    <w:rsid w:val="0025719F"/>
    <w:rsid w:val="002604A7"/>
    <w:rsid w:val="0026057D"/>
    <w:rsid w:val="002605F0"/>
    <w:rsid w:val="00260C60"/>
    <w:rsid w:val="00261308"/>
    <w:rsid w:val="002615CA"/>
    <w:rsid w:val="002617AE"/>
    <w:rsid w:val="0026199E"/>
    <w:rsid w:val="00263169"/>
    <w:rsid w:val="002631CC"/>
    <w:rsid w:val="00264916"/>
    <w:rsid w:val="00264B04"/>
    <w:rsid w:val="00264F06"/>
    <w:rsid w:val="00266EA0"/>
    <w:rsid w:val="0026755C"/>
    <w:rsid w:val="002701BE"/>
    <w:rsid w:val="0027296E"/>
    <w:rsid w:val="002736AC"/>
    <w:rsid w:val="0027467B"/>
    <w:rsid w:val="00274771"/>
    <w:rsid w:val="00275321"/>
    <w:rsid w:val="00275D1C"/>
    <w:rsid w:val="0027799B"/>
    <w:rsid w:val="00277C35"/>
    <w:rsid w:val="00277CB4"/>
    <w:rsid w:val="00280030"/>
    <w:rsid w:val="00284528"/>
    <w:rsid w:val="002849AC"/>
    <w:rsid w:val="002859C9"/>
    <w:rsid w:val="0028625A"/>
    <w:rsid w:val="00290559"/>
    <w:rsid w:val="0029057D"/>
    <w:rsid w:val="002927EB"/>
    <w:rsid w:val="0029282B"/>
    <w:rsid w:val="00292FC6"/>
    <w:rsid w:val="00293B6B"/>
    <w:rsid w:val="00293F7A"/>
    <w:rsid w:val="002944C2"/>
    <w:rsid w:val="00295E87"/>
    <w:rsid w:val="002A04A7"/>
    <w:rsid w:val="002A04E6"/>
    <w:rsid w:val="002A0B52"/>
    <w:rsid w:val="002A248B"/>
    <w:rsid w:val="002A3EC1"/>
    <w:rsid w:val="002A3FB8"/>
    <w:rsid w:val="002A4377"/>
    <w:rsid w:val="002A6856"/>
    <w:rsid w:val="002A6EEE"/>
    <w:rsid w:val="002A7003"/>
    <w:rsid w:val="002A7895"/>
    <w:rsid w:val="002A7A17"/>
    <w:rsid w:val="002A7B63"/>
    <w:rsid w:val="002B01D9"/>
    <w:rsid w:val="002B0D56"/>
    <w:rsid w:val="002B36F6"/>
    <w:rsid w:val="002B3A93"/>
    <w:rsid w:val="002B46CE"/>
    <w:rsid w:val="002B57D4"/>
    <w:rsid w:val="002B724E"/>
    <w:rsid w:val="002B7FC3"/>
    <w:rsid w:val="002C018C"/>
    <w:rsid w:val="002C0710"/>
    <w:rsid w:val="002C1789"/>
    <w:rsid w:val="002C18AE"/>
    <w:rsid w:val="002C2F92"/>
    <w:rsid w:val="002C3678"/>
    <w:rsid w:val="002C4EA4"/>
    <w:rsid w:val="002C5E74"/>
    <w:rsid w:val="002C6040"/>
    <w:rsid w:val="002C61E1"/>
    <w:rsid w:val="002C6F32"/>
    <w:rsid w:val="002D2835"/>
    <w:rsid w:val="002D3366"/>
    <w:rsid w:val="002D5625"/>
    <w:rsid w:val="002D5AFE"/>
    <w:rsid w:val="002D7B58"/>
    <w:rsid w:val="002E0B6F"/>
    <w:rsid w:val="002E1796"/>
    <w:rsid w:val="002E17F4"/>
    <w:rsid w:val="002E283A"/>
    <w:rsid w:val="002E40AA"/>
    <w:rsid w:val="002E43EA"/>
    <w:rsid w:val="002E558D"/>
    <w:rsid w:val="002E6115"/>
    <w:rsid w:val="002E6629"/>
    <w:rsid w:val="002E66D1"/>
    <w:rsid w:val="002E6BAE"/>
    <w:rsid w:val="002F03C7"/>
    <w:rsid w:val="002F1494"/>
    <w:rsid w:val="002F1A39"/>
    <w:rsid w:val="002F2B58"/>
    <w:rsid w:val="002F3831"/>
    <w:rsid w:val="002F471C"/>
    <w:rsid w:val="002F5177"/>
    <w:rsid w:val="002F5712"/>
    <w:rsid w:val="002F677D"/>
    <w:rsid w:val="00300183"/>
    <w:rsid w:val="00300B41"/>
    <w:rsid w:val="00300EA9"/>
    <w:rsid w:val="00301327"/>
    <w:rsid w:val="00301D60"/>
    <w:rsid w:val="003021AF"/>
    <w:rsid w:val="0030355F"/>
    <w:rsid w:val="00303614"/>
    <w:rsid w:val="00303770"/>
    <w:rsid w:val="003047EE"/>
    <w:rsid w:val="003050B3"/>
    <w:rsid w:val="0030530B"/>
    <w:rsid w:val="00306285"/>
    <w:rsid w:val="003074F2"/>
    <w:rsid w:val="00307703"/>
    <w:rsid w:val="003100C7"/>
    <w:rsid w:val="0031141F"/>
    <w:rsid w:val="00314641"/>
    <w:rsid w:val="00314DC8"/>
    <w:rsid w:val="00316C41"/>
    <w:rsid w:val="00316E92"/>
    <w:rsid w:val="003171B1"/>
    <w:rsid w:val="00317868"/>
    <w:rsid w:val="00317AE2"/>
    <w:rsid w:val="00320D10"/>
    <w:rsid w:val="003216FB"/>
    <w:rsid w:val="003217A9"/>
    <w:rsid w:val="00321CC5"/>
    <w:rsid w:val="00322091"/>
    <w:rsid w:val="0032261B"/>
    <w:rsid w:val="00323134"/>
    <w:rsid w:val="003234D2"/>
    <w:rsid w:val="0032397C"/>
    <w:rsid w:val="00323FE0"/>
    <w:rsid w:val="00324F7D"/>
    <w:rsid w:val="00326DCE"/>
    <w:rsid w:val="00330530"/>
    <w:rsid w:val="00330C3A"/>
    <w:rsid w:val="00331BD6"/>
    <w:rsid w:val="003341D9"/>
    <w:rsid w:val="003362C8"/>
    <w:rsid w:val="003366B9"/>
    <w:rsid w:val="00337255"/>
    <w:rsid w:val="003413FD"/>
    <w:rsid w:val="00341C14"/>
    <w:rsid w:val="00342646"/>
    <w:rsid w:val="00343213"/>
    <w:rsid w:val="003438FC"/>
    <w:rsid w:val="00343B95"/>
    <w:rsid w:val="003443D3"/>
    <w:rsid w:val="00345723"/>
    <w:rsid w:val="00345A6B"/>
    <w:rsid w:val="00346DA4"/>
    <w:rsid w:val="003516A5"/>
    <w:rsid w:val="00352A61"/>
    <w:rsid w:val="00354770"/>
    <w:rsid w:val="003549D3"/>
    <w:rsid w:val="00354C62"/>
    <w:rsid w:val="0035665B"/>
    <w:rsid w:val="003602F3"/>
    <w:rsid w:val="00360F9E"/>
    <w:rsid w:val="00362236"/>
    <w:rsid w:val="0036246F"/>
    <w:rsid w:val="00362E48"/>
    <w:rsid w:val="00364108"/>
    <w:rsid w:val="003651C0"/>
    <w:rsid w:val="003658A0"/>
    <w:rsid w:val="003659B2"/>
    <w:rsid w:val="00367BE4"/>
    <w:rsid w:val="003702E4"/>
    <w:rsid w:val="00370E17"/>
    <w:rsid w:val="003716A7"/>
    <w:rsid w:val="003725A7"/>
    <w:rsid w:val="00372744"/>
    <w:rsid w:val="00372795"/>
    <w:rsid w:val="00374202"/>
    <w:rsid w:val="00374B2F"/>
    <w:rsid w:val="00374D23"/>
    <w:rsid w:val="003754E1"/>
    <w:rsid w:val="00375517"/>
    <w:rsid w:val="00375EEC"/>
    <w:rsid w:val="0037613F"/>
    <w:rsid w:val="003768C3"/>
    <w:rsid w:val="0037725C"/>
    <w:rsid w:val="003776B1"/>
    <w:rsid w:val="00377804"/>
    <w:rsid w:val="00380011"/>
    <w:rsid w:val="003815B1"/>
    <w:rsid w:val="003819D5"/>
    <w:rsid w:val="00382133"/>
    <w:rsid w:val="003831EC"/>
    <w:rsid w:val="00383E49"/>
    <w:rsid w:val="00384DFB"/>
    <w:rsid w:val="00387BDC"/>
    <w:rsid w:val="00390422"/>
    <w:rsid w:val="00391088"/>
    <w:rsid w:val="003914DA"/>
    <w:rsid w:val="00391A49"/>
    <w:rsid w:val="00391F52"/>
    <w:rsid w:val="003923D8"/>
    <w:rsid w:val="00392698"/>
    <w:rsid w:val="00393125"/>
    <w:rsid w:val="00393A08"/>
    <w:rsid w:val="00394A16"/>
    <w:rsid w:val="00397E80"/>
    <w:rsid w:val="003A0030"/>
    <w:rsid w:val="003A0484"/>
    <w:rsid w:val="003A081F"/>
    <w:rsid w:val="003A0F10"/>
    <w:rsid w:val="003A2E82"/>
    <w:rsid w:val="003A5ABB"/>
    <w:rsid w:val="003A73BF"/>
    <w:rsid w:val="003A773A"/>
    <w:rsid w:val="003B2DC2"/>
    <w:rsid w:val="003B35DC"/>
    <w:rsid w:val="003B3EB1"/>
    <w:rsid w:val="003B4F4C"/>
    <w:rsid w:val="003B5F5D"/>
    <w:rsid w:val="003B6E33"/>
    <w:rsid w:val="003B7396"/>
    <w:rsid w:val="003B73B8"/>
    <w:rsid w:val="003BBEC2"/>
    <w:rsid w:val="003C2670"/>
    <w:rsid w:val="003C30BD"/>
    <w:rsid w:val="003C3F9D"/>
    <w:rsid w:val="003C7633"/>
    <w:rsid w:val="003D0522"/>
    <w:rsid w:val="003D0537"/>
    <w:rsid w:val="003D0961"/>
    <w:rsid w:val="003D1923"/>
    <w:rsid w:val="003D3D3D"/>
    <w:rsid w:val="003D43FC"/>
    <w:rsid w:val="003D4C7E"/>
    <w:rsid w:val="003D6A8B"/>
    <w:rsid w:val="003D792B"/>
    <w:rsid w:val="003D792C"/>
    <w:rsid w:val="003D7B9F"/>
    <w:rsid w:val="003E009E"/>
    <w:rsid w:val="003E0139"/>
    <w:rsid w:val="003E02E9"/>
    <w:rsid w:val="003E03F0"/>
    <w:rsid w:val="003E0593"/>
    <w:rsid w:val="003E0886"/>
    <w:rsid w:val="003E1E0D"/>
    <w:rsid w:val="003E211B"/>
    <w:rsid w:val="003E2968"/>
    <w:rsid w:val="003E3839"/>
    <w:rsid w:val="003E5075"/>
    <w:rsid w:val="003E9D41"/>
    <w:rsid w:val="003F0AB0"/>
    <w:rsid w:val="003F0EED"/>
    <w:rsid w:val="003F1F66"/>
    <w:rsid w:val="003F1F97"/>
    <w:rsid w:val="003F2A30"/>
    <w:rsid w:val="003F3260"/>
    <w:rsid w:val="003F35D9"/>
    <w:rsid w:val="003F3E21"/>
    <w:rsid w:val="003F6048"/>
    <w:rsid w:val="003F70CF"/>
    <w:rsid w:val="0040047A"/>
    <w:rsid w:val="00400946"/>
    <w:rsid w:val="00400E3A"/>
    <w:rsid w:val="00402110"/>
    <w:rsid w:val="00403118"/>
    <w:rsid w:val="004043F8"/>
    <w:rsid w:val="0040484B"/>
    <w:rsid w:val="00404904"/>
    <w:rsid w:val="00405E3C"/>
    <w:rsid w:val="00406825"/>
    <w:rsid w:val="004069BC"/>
    <w:rsid w:val="00406B13"/>
    <w:rsid w:val="00407D2E"/>
    <w:rsid w:val="0041098D"/>
    <w:rsid w:val="0041110A"/>
    <w:rsid w:val="00411945"/>
    <w:rsid w:val="00412784"/>
    <w:rsid w:val="00413C5F"/>
    <w:rsid w:val="0041519E"/>
    <w:rsid w:val="00415A25"/>
    <w:rsid w:val="00415E26"/>
    <w:rsid w:val="004210FB"/>
    <w:rsid w:val="00421E83"/>
    <w:rsid w:val="00423B6F"/>
    <w:rsid w:val="00424076"/>
    <w:rsid w:val="00424D7B"/>
    <w:rsid w:val="00425FAE"/>
    <w:rsid w:val="0042630D"/>
    <w:rsid w:val="004265FE"/>
    <w:rsid w:val="004274A8"/>
    <w:rsid w:val="004305C4"/>
    <w:rsid w:val="00433A12"/>
    <w:rsid w:val="00433CF6"/>
    <w:rsid w:val="00433FA3"/>
    <w:rsid w:val="004341E6"/>
    <w:rsid w:val="00434B04"/>
    <w:rsid w:val="0043542D"/>
    <w:rsid w:val="00435C4A"/>
    <w:rsid w:val="00436354"/>
    <w:rsid w:val="00436438"/>
    <w:rsid w:val="0043702E"/>
    <w:rsid w:val="0043736C"/>
    <w:rsid w:val="00437A12"/>
    <w:rsid w:val="00442B13"/>
    <w:rsid w:val="00443049"/>
    <w:rsid w:val="0044436D"/>
    <w:rsid w:val="004445B9"/>
    <w:rsid w:val="00445B8C"/>
    <w:rsid w:val="00445F97"/>
    <w:rsid w:val="00446F1C"/>
    <w:rsid w:val="0045029E"/>
    <w:rsid w:val="00451D7C"/>
    <w:rsid w:val="00452B42"/>
    <w:rsid w:val="004533CB"/>
    <w:rsid w:val="0045502F"/>
    <w:rsid w:val="004561CB"/>
    <w:rsid w:val="004565F2"/>
    <w:rsid w:val="00456C2F"/>
    <w:rsid w:val="0045753C"/>
    <w:rsid w:val="0046023E"/>
    <w:rsid w:val="00460CF1"/>
    <w:rsid w:val="0046172E"/>
    <w:rsid w:val="00462D47"/>
    <w:rsid w:val="00463558"/>
    <w:rsid w:val="00463F3F"/>
    <w:rsid w:val="00464506"/>
    <w:rsid w:val="00466844"/>
    <w:rsid w:val="00467CAC"/>
    <w:rsid w:val="00470217"/>
    <w:rsid w:val="00470703"/>
    <w:rsid w:val="00471E3B"/>
    <w:rsid w:val="00472A65"/>
    <w:rsid w:val="00472B54"/>
    <w:rsid w:val="004737CA"/>
    <w:rsid w:val="0047393E"/>
    <w:rsid w:val="00473CD1"/>
    <w:rsid w:val="004741B2"/>
    <w:rsid w:val="004743CD"/>
    <w:rsid w:val="00475F70"/>
    <w:rsid w:val="00477860"/>
    <w:rsid w:val="00482770"/>
    <w:rsid w:val="00482D33"/>
    <w:rsid w:val="00483C14"/>
    <w:rsid w:val="00483FF4"/>
    <w:rsid w:val="00486A63"/>
    <w:rsid w:val="00487DDE"/>
    <w:rsid w:val="00490974"/>
    <w:rsid w:val="00490A70"/>
    <w:rsid w:val="00491EB5"/>
    <w:rsid w:val="00492DFF"/>
    <w:rsid w:val="00494FA8"/>
    <w:rsid w:val="004956E7"/>
    <w:rsid w:val="00495A43"/>
    <w:rsid w:val="00497075"/>
    <w:rsid w:val="004A1972"/>
    <w:rsid w:val="004A4B63"/>
    <w:rsid w:val="004A5A29"/>
    <w:rsid w:val="004A64A0"/>
    <w:rsid w:val="004A6A28"/>
    <w:rsid w:val="004A6E63"/>
    <w:rsid w:val="004A758A"/>
    <w:rsid w:val="004A7AEE"/>
    <w:rsid w:val="004A7F77"/>
    <w:rsid w:val="004B0C3C"/>
    <w:rsid w:val="004B261A"/>
    <w:rsid w:val="004B30B9"/>
    <w:rsid w:val="004B3120"/>
    <w:rsid w:val="004B3E7E"/>
    <w:rsid w:val="004B4E1F"/>
    <w:rsid w:val="004B77AD"/>
    <w:rsid w:val="004C1E39"/>
    <w:rsid w:val="004C2E8B"/>
    <w:rsid w:val="004C34CF"/>
    <w:rsid w:val="004C6711"/>
    <w:rsid w:val="004C70D2"/>
    <w:rsid w:val="004C7932"/>
    <w:rsid w:val="004D0788"/>
    <w:rsid w:val="004D103E"/>
    <w:rsid w:val="004D21AC"/>
    <w:rsid w:val="004D2654"/>
    <w:rsid w:val="004D28E0"/>
    <w:rsid w:val="004D58EE"/>
    <w:rsid w:val="004D6772"/>
    <w:rsid w:val="004D6D42"/>
    <w:rsid w:val="004D7078"/>
    <w:rsid w:val="004E03D9"/>
    <w:rsid w:val="004E0B6E"/>
    <w:rsid w:val="004E2585"/>
    <w:rsid w:val="004E27F5"/>
    <w:rsid w:val="004E3272"/>
    <w:rsid w:val="004E53D5"/>
    <w:rsid w:val="004E7272"/>
    <w:rsid w:val="004F097A"/>
    <w:rsid w:val="004F1ACA"/>
    <w:rsid w:val="004F3865"/>
    <w:rsid w:val="004F5FC5"/>
    <w:rsid w:val="004F7872"/>
    <w:rsid w:val="005003FA"/>
    <w:rsid w:val="00501F1D"/>
    <w:rsid w:val="00502437"/>
    <w:rsid w:val="005029B6"/>
    <w:rsid w:val="005042B3"/>
    <w:rsid w:val="00504F0C"/>
    <w:rsid w:val="0050543A"/>
    <w:rsid w:val="00505A20"/>
    <w:rsid w:val="00505FF6"/>
    <w:rsid w:val="00511F74"/>
    <w:rsid w:val="00512C32"/>
    <w:rsid w:val="00513DE6"/>
    <w:rsid w:val="0051423B"/>
    <w:rsid w:val="00514EFC"/>
    <w:rsid w:val="005150EA"/>
    <w:rsid w:val="0051636C"/>
    <w:rsid w:val="005166E1"/>
    <w:rsid w:val="00517804"/>
    <w:rsid w:val="0052009A"/>
    <w:rsid w:val="0052040E"/>
    <w:rsid w:val="0052054A"/>
    <w:rsid w:val="00520D6C"/>
    <w:rsid w:val="00521A34"/>
    <w:rsid w:val="0052222B"/>
    <w:rsid w:val="00522270"/>
    <w:rsid w:val="00522318"/>
    <w:rsid w:val="005227A6"/>
    <w:rsid w:val="00522A7F"/>
    <w:rsid w:val="00530D7A"/>
    <w:rsid w:val="00533365"/>
    <w:rsid w:val="00533C43"/>
    <w:rsid w:val="00533E15"/>
    <w:rsid w:val="005363A1"/>
    <w:rsid w:val="00536FB7"/>
    <w:rsid w:val="0053763D"/>
    <w:rsid w:val="005376BE"/>
    <w:rsid w:val="00537A1E"/>
    <w:rsid w:val="00540553"/>
    <w:rsid w:val="005408A0"/>
    <w:rsid w:val="00540FAA"/>
    <w:rsid w:val="00540FE2"/>
    <w:rsid w:val="00541332"/>
    <w:rsid w:val="00542F6B"/>
    <w:rsid w:val="00545CA8"/>
    <w:rsid w:val="00545CD2"/>
    <w:rsid w:val="00545E61"/>
    <w:rsid w:val="00546650"/>
    <w:rsid w:val="00547541"/>
    <w:rsid w:val="00547623"/>
    <w:rsid w:val="0055012B"/>
    <w:rsid w:val="00551D38"/>
    <w:rsid w:val="00551F32"/>
    <w:rsid w:val="005520FE"/>
    <w:rsid w:val="00552D98"/>
    <w:rsid w:val="00553D6B"/>
    <w:rsid w:val="00554C61"/>
    <w:rsid w:val="00556887"/>
    <w:rsid w:val="00556E04"/>
    <w:rsid w:val="00557E26"/>
    <w:rsid w:val="005601F1"/>
    <w:rsid w:val="00560974"/>
    <w:rsid w:val="005609BB"/>
    <w:rsid w:val="005618FD"/>
    <w:rsid w:val="0056227F"/>
    <w:rsid w:val="00562385"/>
    <w:rsid w:val="00563B30"/>
    <w:rsid w:val="00565AB8"/>
    <w:rsid w:val="00567332"/>
    <w:rsid w:val="00572D70"/>
    <w:rsid w:val="005737E7"/>
    <w:rsid w:val="00573CB4"/>
    <w:rsid w:val="00574525"/>
    <w:rsid w:val="005751C4"/>
    <w:rsid w:val="005772C3"/>
    <w:rsid w:val="005777E3"/>
    <w:rsid w:val="00580C4B"/>
    <w:rsid w:val="00580CC8"/>
    <w:rsid w:val="00583A6C"/>
    <w:rsid w:val="005848FC"/>
    <w:rsid w:val="00584B6F"/>
    <w:rsid w:val="005851C6"/>
    <w:rsid w:val="00585E05"/>
    <w:rsid w:val="005870CE"/>
    <w:rsid w:val="00587F21"/>
    <w:rsid w:val="0059030D"/>
    <w:rsid w:val="00590591"/>
    <w:rsid w:val="005908AF"/>
    <w:rsid w:val="00592B39"/>
    <w:rsid w:val="00592B91"/>
    <w:rsid w:val="005934BD"/>
    <w:rsid w:val="005949F1"/>
    <w:rsid w:val="0059699E"/>
    <w:rsid w:val="00596D76"/>
    <w:rsid w:val="005A0320"/>
    <w:rsid w:val="005A163E"/>
    <w:rsid w:val="005A1682"/>
    <w:rsid w:val="005A42FA"/>
    <w:rsid w:val="005A46A3"/>
    <w:rsid w:val="005A4920"/>
    <w:rsid w:val="005A4B48"/>
    <w:rsid w:val="005A4C0A"/>
    <w:rsid w:val="005A4CF9"/>
    <w:rsid w:val="005A6758"/>
    <w:rsid w:val="005A73C9"/>
    <w:rsid w:val="005B03E5"/>
    <w:rsid w:val="005B124E"/>
    <w:rsid w:val="005B1F8F"/>
    <w:rsid w:val="005B27AC"/>
    <w:rsid w:val="005B302F"/>
    <w:rsid w:val="005B3B71"/>
    <w:rsid w:val="005B3C42"/>
    <w:rsid w:val="005B5BBA"/>
    <w:rsid w:val="005B5BCE"/>
    <w:rsid w:val="005B649B"/>
    <w:rsid w:val="005B66B7"/>
    <w:rsid w:val="005B6D27"/>
    <w:rsid w:val="005B73A0"/>
    <w:rsid w:val="005C0906"/>
    <w:rsid w:val="005C147C"/>
    <w:rsid w:val="005C1C35"/>
    <w:rsid w:val="005C1C4D"/>
    <w:rsid w:val="005C3FB0"/>
    <w:rsid w:val="005C434F"/>
    <w:rsid w:val="005C4C9E"/>
    <w:rsid w:val="005C4CE4"/>
    <w:rsid w:val="005C5902"/>
    <w:rsid w:val="005C6027"/>
    <w:rsid w:val="005C6A71"/>
    <w:rsid w:val="005C6D5C"/>
    <w:rsid w:val="005D0446"/>
    <w:rsid w:val="005D0B4C"/>
    <w:rsid w:val="005D0F67"/>
    <w:rsid w:val="005D3670"/>
    <w:rsid w:val="005D4B86"/>
    <w:rsid w:val="005D511B"/>
    <w:rsid w:val="005D6AB9"/>
    <w:rsid w:val="005D70E6"/>
    <w:rsid w:val="005D79F8"/>
    <w:rsid w:val="005E0543"/>
    <w:rsid w:val="005E07BF"/>
    <w:rsid w:val="005E10F5"/>
    <w:rsid w:val="005E1908"/>
    <w:rsid w:val="005E362A"/>
    <w:rsid w:val="005E3AC6"/>
    <w:rsid w:val="005E48D6"/>
    <w:rsid w:val="005E4956"/>
    <w:rsid w:val="005E522D"/>
    <w:rsid w:val="005E68A2"/>
    <w:rsid w:val="005F0339"/>
    <w:rsid w:val="005F09BB"/>
    <w:rsid w:val="005F0EA6"/>
    <w:rsid w:val="005F0FAD"/>
    <w:rsid w:val="005F2E5D"/>
    <w:rsid w:val="005F2EC8"/>
    <w:rsid w:val="005F3125"/>
    <w:rsid w:val="005F3235"/>
    <w:rsid w:val="005F381F"/>
    <w:rsid w:val="005F44D3"/>
    <w:rsid w:val="005F4B51"/>
    <w:rsid w:val="005F5318"/>
    <w:rsid w:val="005F5EEC"/>
    <w:rsid w:val="00600505"/>
    <w:rsid w:val="00600733"/>
    <w:rsid w:val="00603AD2"/>
    <w:rsid w:val="00604C12"/>
    <w:rsid w:val="006073E9"/>
    <w:rsid w:val="00607A76"/>
    <w:rsid w:val="006112E9"/>
    <w:rsid w:val="00613D38"/>
    <w:rsid w:val="006147BF"/>
    <w:rsid w:val="00615125"/>
    <w:rsid w:val="006166D3"/>
    <w:rsid w:val="00616AF8"/>
    <w:rsid w:val="006176AF"/>
    <w:rsid w:val="006178F3"/>
    <w:rsid w:val="00620681"/>
    <w:rsid w:val="006207DF"/>
    <w:rsid w:val="00621B0D"/>
    <w:rsid w:val="00621EB1"/>
    <w:rsid w:val="00622832"/>
    <w:rsid w:val="006228B9"/>
    <w:rsid w:val="006229A8"/>
    <w:rsid w:val="00622A38"/>
    <w:rsid w:val="00624ABF"/>
    <w:rsid w:val="00627BED"/>
    <w:rsid w:val="00630751"/>
    <w:rsid w:val="0063091E"/>
    <w:rsid w:val="00630CD6"/>
    <w:rsid w:val="00632030"/>
    <w:rsid w:val="00632538"/>
    <w:rsid w:val="0063456F"/>
    <w:rsid w:val="006366D9"/>
    <w:rsid w:val="00636DB3"/>
    <w:rsid w:val="00637B8E"/>
    <w:rsid w:val="00640CE3"/>
    <w:rsid w:val="00641FC4"/>
    <w:rsid w:val="0064212B"/>
    <w:rsid w:val="00642A09"/>
    <w:rsid w:val="006436AA"/>
    <w:rsid w:val="006444A3"/>
    <w:rsid w:val="00644520"/>
    <w:rsid w:val="00644B98"/>
    <w:rsid w:val="00645216"/>
    <w:rsid w:val="006455E5"/>
    <w:rsid w:val="00646876"/>
    <w:rsid w:val="00646B31"/>
    <w:rsid w:val="00646F8E"/>
    <w:rsid w:val="00647111"/>
    <w:rsid w:val="00647420"/>
    <w:rsid w:val="00647557"/>
    <w:rsid w:val="00647E61"/>
    <w:rsid w:val="0065099E"/>
    <w:rsid w:val="00651FDC"/>
    <w:rsid w:val="00652605"/>
    <w:rsid w:val="0065484B"/>
    <w:rsid w:val="0065500D"/>
    <w:rsid w:val="006553FD"/>
    <w:rsid w:val="0065555A"/>
    <w:rsid w:val="0065620C"/>
    <w:rsid w:val="0065664D"/>
    <w:rsid w:val="006575F4"/>
    <w:rsid w:val="00657664"/>
    <w:rsid w:val="0065792B"/>
    <w:rsid w:val="00657C27"/>
    <w:rsid w:val="00660BEC"/>
    <w:rsid w:val="00661643"/>
    <w:rsid w:val="00661753"/>
    <w:rsid w:val="00661E3E"/>
    <w:rsid w:val="006623EE"/>
    <w:rsid w:val="00662B58"/>
    <w:rsid w:val="006631ED"/>
    <w:rsid w:val="006639E2"/>
    <w:rsid w:val="00664C76"/>
    <w:rsid w:val="00665655"/>
    <w:rsid w:val="00666114"/>
    <w:rsid w:val="00666144"/>
    <w:rsid w:val="006706BB"/>
    <w:rsid w:val="006724ED"/>
    <w:rsid w:val="0067357D"/>
    <w:rsid w:val="00674C66"/>
    <w:rsid w:val="00674CC3"/>
    <w:rsid w:val="00676629"/>
    <w:rsid w:val="00676D8B"/>
    <w:rsid w:val="0067725A"/>
    <w:rsid w:val="006804C3"/>
    <w:rsid w:val="006809C5"/>
    <w:rsid w:val="00680D87"/>
    <w:rsid w:val="0068213B"/>
    <w:rsid w:val="00683081"/>
    <w:rsid w:val="00683DB7"/>
    <w:rsid w:val="006845CF"/>
    <w:rsid w:val="00685CB4"/>
    <w:rsid w:val="0069071F"/>
    <w:rsid w:val="00690FEA"/>
    <w:rsid w:val="00691698"/>
    <w:rsid w:val="006916FE"/>
    <w:rsid w:val="00692930"/>
    <w:rsid w:val="00692F99"/>
    <w:rsid w:val="006943E3"/>
    <w:rsid w:val="00694826"/>
    <w:rsid w:val="00694BF6"/>
    <w:rsid w:val="00695747"/>
    <w:rsid w:val="00695B97"/>
    <w:rsid w:val="006965D6"/>
    <w:rsid w:val="00696AEF"/>
    <w:rsid w:val="006A0AE0"/>
    <w:rsid w:val="006A0D52"/>
    <w:rsid w:val="006A2BB7"/>
    <w:rsid w:val="006A3871"/>
    <w:rsid w:val="006A41F2"/>
    <w:rsid w:val="006A4D71"/>
    <w:rsid w:val="006A64CF"/>
    <w:rsid w:val="006A70C4"/>
    <w:rsid w:val="006B0F21"/>
    <w:rsid w:val="006B27E2"/>
    <w:rsid w:val="006B2EBC"/>
    <w:rsid w:val="006B32FC"/>
    <w:rsid w:val="006B4DC9"/>
    <w:rsid w:val="006B54E8"/>
    <w:rsid w:val="006B5541"/>
    <w:rsid w:val="006B5C88"/>
    <w:rsid w:val="006C0590"/>
    <w:rsid w:val="006C1AC0"/>
    <w:rsid w:val="006C1D06"/>
    <w:rsid w:val="006C3DB2"/>
    <w:rsid w:val="006C48DD"/>
    <w:rsid w:val="006C55F2"/>
    <w:rsid w:val="006C6925"/>
    <w:rsid w:val="006C6A94"/>
    <w:rsid w:val="006C6E36"/>
    <w:rsid w:val="006C7573"/>
    <w:rsid w:val="006C7682"/>
    <w:rsid w:val="006D0F57"/>
    <w:rsid w:val="006D1C31"/>
    <w:rsid w:val="006D1EAC"/>
    <w:rsid w:val="006D6529"/>
    <w:rsid w:val="006D6836"/>
    <w:rsid w:val="006E0F56"/>
    <w:rsid w:val="006E2322"/>
    <w:rsid w:val="006E285B"/>
    <w:rsid w:val="006E37D7"/>
    <w:rsid w:val="006E3915"/>
    <w:rsid w:val="006E464D"/>
    <w:rsid w:val="006E4E23"/>
    <w:rsid w:val="006E5DE8"/>
    <w:rsid w:val="006E7823"/>
    <w:rsid w:val="006F0F4F"/>
    <w:rsid w:val="006F2522"/>
    <w:rsid w:val="006F3179"/>
    <w:rsid w:val="006F3365"/>
    <w:rsid w:val="006F3492"/>
    <w:rsid w:val="006F4E8C"/>
    <w:rsid w:val="006F664E"/>
    <w:rsid w:val="007001AC"/>
    <w:rsid w:val="0070070E"/>
    <w:rsid w:val="00700B63"/>
    <w:rsid w:val="00701F7B"/>
    <w:rsid w:val="00702C58"/>
    <w:rsid w:val="00702D64"/>
    <w:rsid w:val="007037DE"/>
    <w:rsid w:val="00703F35"/>
    <w:rsid w:val="0070424E"/>
    <w:rsid w:val="00704DB5"/>
    <w:rsid w:val="00704E7B"/>
    <w:rsid w:val="00705825"/>
    <w:rsid w:val="007060E6"/>
    <w:rsid w:val="007073B0"/>
    <w:rsid w:val="007077AE"/>
    <w:rsid w:val="00707F01"/>
    <w:rsid w:val="00710916"/>
    <w:rsid w:val="00711533"/>
    <w:rsid w:val="00712D01"/>
    <w:rsid w:val="00714154"/>
    <w:rsid w:val="00714728"/>
    <w:rsid w:val="00715E47"/>
    <w:rsid w:val="007169DD"/>
    <w:rsid w:val="00721445"/>
    <w:rsid w:val="0072211A"/>
    <w:rsid w:val="0072407A"/>
    <w:rsid w:val="00724D87"/>
    <w:rsid w:val="00726154"/>
    <w:rsid w:val="00730B24"/>
    <w:rsid w:val="00733C03"/>
    <w:rsid w:val="007341A8"/>
    <w:rsid w:val="00735822"/>
    <w:rsid w:val="00741679"/>
    <w:rsid w:val="00742036"/>
    <w:rsid w:val="00742D3F"/>
    <w:rsid w:val="00743058"/>
    <w:rsid w:val="007448B4"/>
    <w:rsid w:val="0075049B"/>
    <w:rsid w:val="00751267"/>
    <w:rsid w:val="0075234D"/>
    <w:rsid w:val="00752D88"/>
    <w:rsid w:val="007549DC"/>
    <w:rsid w:val="00754FAC"/>
    <w:rsid w:val="007550E2"/>
    <w:rsid w:val="00756A6A"/>
    <w:rsid w:val="00756B8C"/>
    <w:rsid w:val="00756CD6"/>
    <w:rsid w:val="00756D38"/>
    <w:rsid w:val="00757888"/>
    <w:rsid w:val="00757FE4"/>
    <w:rsid w:val="00760ED7"/>
    <w:rsid w:val="007617BB"/>
    <w:rsid w:val="00764B6D"/>
    <w:rsid w:val="00764F6F"/>
    <w:rsid w:val="00765B6F"/>
    <w:rsid w:val="00766406"/>
    <w:rsid w:val="00767491"/>
    <w:rsid w:val="007706AC"/>
    <w:rsid w:val="00770AA8"/>
    <w:rsid w:val="00770B1B"/>
    <w:rsid w:val="00771A87"/>
    <w:rsid w:val="00771CF3"/>
    <w:rsid w:val="00771E12"/>
    <w:rsid w:val="007724D7"/>
    <w:rsid w:val="007725C4"/>
    <w:rsid w:val="00773781"/>
    <w:rsid w:val="00773ABB"/>
    <w:rsid w:val="007773D4"/>
    <w:rsid w:val="0077775F"/>
    <w:rsid w:val="007777AE"/>
    <w:rsid w:val="00780330"/>
    <w:rsid w:val="00782483"/>
    <w:rsid w:val="007825F3"/>
    <w:rsid w:val="007843E7"/>
    <w:rsid w:val="007855C0"/>
    <w:rsid w:val="00785784"/>
    <w:rsid w:val="00786343"/>
    <w:rsid w:val="0079007D"/>
    <w:rsid w:val="007900EF"/>
    <w:rsid w:val="0079040F"/>
    <w:rsid w:val="007906BC"/>
    <w:rsid w:val="00791E9E"/>
    <w:rsid w:val="0079220F"/>
    <w:rsid w:val="007923F4"/>
    <w:rsid w:val="007959E0"/>
    <w:rsid w:val="00795A41"/>
    <w:rsid w:val="00795B51"/>
    <w:rsid w:val="00795F9F"/>
    <w:rsid w:val="00796596"/>
    <w:rsid w:val="007A044D"/>
    <w:rsid w:val="007A1450"/>
    <w:rsid w:val="007A16D6"/>
    <w:rsid w:val="007A1DDD"/>
    <w:rsid w:val="007A3C03"/>
    <w:rsid w:val="007A3DEC"/>
    <w:rsid w:val="007A5E55"/>
    <w:rsid w:val="007A64A7"/>
    <w:rsid w:val="007A6ED7"/>
    <w:rsid w:val="007A778B"/>
    <w:rsid w:val="007B1C1A"/>
    <w:rsid w:val="007B3047"/>
    <w:rsid w:val="007B37A6"/>
    <w:rsid w:val="007B4F70"/>
    <w:rsid w:val="007B610C"/>
    <w:rsid w:val="007C307E"/>
    <w:rsid w:val="007C6987"/>
    <w:rsid w:val="007C7F1C"/>
    <w:rsid w:val="007D07B9"/>
    <w:rsid w:val="007D164F"/>
    <w:rsid w:val="007D1A93"/>
    <w:rsid w:val="007D1B14"/>
    <w:rsid w:val="007D365F"/>
    <w:rsid w:val="007D3F26"/>
    <w:rsid w:val="007D4CBA"/>
    <w:rsid w:val="007D51D1"/>
    <w:rsid w:val="007D56BE"/>
    <w:rsid w:val="007D63B2"/>
    <w:rsid w:val="007D6B67"/>
    <w:rsid w:val="007D6E91"/>
    <w:rsid w:val="007D7399"/>
    <w:rsid w:val="007E1402"/>
    <w:rsid w:val="007E2219"/>
    <w:rsid w:val="007E282E"/>
    <w:rsid w:val="007E2B32"/>
    <w:rsid w:val="007E3363"/>
    <w:rsid w:val="007E3812"/>
    <w:rsid w:val="007E4148"/>
    <w:rsid w:val="007E4905"/>
    <w:rsid w:val="007E5D9D"/>
    <w:rsid w:val="007E6128"/>
    <w:rsid w:val="007F0B9E"/>
    <w:rsid w:val="007F0C88"/>
    <w:rsid w:val="007F0DE4"/>
    <w:rsid w:val="007F1BD2"/>
    <w:rsid w:val="007F2856"/>
    <w:rsid w:val="007F2B5B"/>
    <w:rsid w:val="007F3B78"/>
    <w:rsid w:val="007F5881"/>
    <w:rsid w:val="007F66A9"/>
    <w:rsid w:val="007F6734"/>
    <w:rsid w:val="00801A00"/>
    <w:rsid w:val="00801EB6"/>
    <w:rsid w:val="00803125"/>
    <w:rsid w:val="008036FA"/>
    <w:rsid w:val="00804DA9"/>
    <w:rsid w:val="00805CD9"/>
    <w:rsid w:val="0080692D"/>
    <w:rsid w:val="00807258"/>
    <w:rsid w:val="00807EAD"/>
    <w:rsid w:val="0081160C"/>
    <w:rsid w:val="008120AB"/>
    <w:rsid w:val="00812FE0"/>
    <w:rsid w:val="0081352E"/>
    <w:rsid w:val="00813964"/>
    <w:rsid w:val="00814493"/>
    <w:rsid w:val="00815740"/>
    <w:rsid w:val="00815B43"/>
    <w:rsid w:val="00815DF5"/>
    <w:rsid w:val="00815E38"/>
    <w:rsid w:val="00816964"/>
    <w:rsid w:val="00816C09"/>
    <w:rsid w:val="008170C2"/>
    <w:rsid w:val="00820875"/>
    <w:rsid w:val="008213EF"/>
    <w:rsid w:val="00822195"/>
    <w:rsid w:val="00822A64"/>
    <w:rsid w:val="00822B92"/>
    <w:rsid w:val="00822F14"/>
    <w:rsid w:val="00823180"/>
    <w:rsid w:val="00824600"/>
    <w:rsid w:val="00824A81"/>
    <w:rsid w:val="00825A81"/>
    <w:rsid w:val="008276F5"/>
    <w:rsid w:val="008302E5"/>
    <w:rsid w:val="00830D03"/>
    <w:rsid w:val="00830F09"/>
    <w:rsid w:val="00830FD6"/>
    <w:rsid w:val="00831415"/>
    <w:rsid w:val="00831773"/>
    <w:rsid w:val="0083191B"/>
    <w:rsid w:val="00831A3E"/>
    <w:rsid w:val="00831B35"/>
    <w:rsid w:val="008335A0"/>
    <w:rsid w:val="0083473C"/>
    <w:rsid w:val="00834A1B"/>
    <w:rsid w:val="008356DF"/>
    <w:rsid w:val="00836053"/>
    <w:rsid w:val="00837874"/>
    <w:rsid w:val="00840DDC"/>
    <w:rsid w:val="00844BAF"/>
    <w:rsid w:val="00845252"/>
    <w:rsid w:val="00845EF5"/>
    <w:rsid w:val="00846545"/>
    <w:rsid w:val="00846D7E"/>
    <w:rsid w:val="008477C6"/>
    <w:rsid w:val="00847B7E"/>
    <w:rsid w:val="00850995"/>
    <w:rsid w:val="00850DBC"/>
    <w:rsid w:val="00850E87"/>
    <w:rsid w:val="00851B4E"/>
    <w:rsid w:val="00851ECF"/>
    <w:rsid w:val="00851F32"/>
    <w:rsid w:val="0085236C"/>
    <w:rsid w:val="00852BA6"/>
    <w:rsid w:val="00852E9B"/>
    <w:rsid w:val="00855508"/>
    <w:rsid w:val="00856A0A"/>
    <w:rsid w:val="00856B18"/>
    <w:rsid w:val="00857F6D"/>
    <w:rsid w:val="00860728"/>
    <w:rsid w:val="008609AB"/>
    <w:rsid w:val="00861430"/>
    <w:rsid w:val="00863330"/>
    <w:rsid w:val="00864B06"/>
    <w:rsid w:val="00865079"/>
    <w:rsid w:val="008656D2"/>
    <w:rsid w:val="0086629B"/>
    <w:rsid w:val="008670C6"/>
    <w:rsid w:val="00867B46"/>
    <w:rsid w:val="00867B5E"/>
    <w:rsid w:val="008712D9"/>
    <w:rsid w:val="0087148C"/>
    <w:rsid w:val="00872B41"/>
    <w:rsid w:val="00872FC6"/>
    <w:rsid w:val="00873A4B"/>
    <w:rsid w:val="00875C44"/>
    <w:rsid w:val="00875F2E"/>
    <w:rsid w:val="00877115"/>
    <w:rsid w:val="00877345"/>
    <w:rsid w:val="00877361"/>
    <w:rsid w:val="008774D6"/>
    <w:rsid w:val="00880002"/>
    <w:rsid w:val="0088053D"/>
    <w:rsid w:val="00881C20"/>
    <w:rsid w:val="00882177"/>
    <w:rsid w:val="0088553B"/>
    <w:rsid w:val="00885636"/>
    <w:rsid w:val="00885E35"/>
    <w:rsid w:val="0088630B"/>
    <w:rsid w:val="00886F51"/>
    <w:rsid w:val="0088715B"/>
    <w:rsid w:val="00890374"/>
    <w:rsid w:val="00891DD3"/>
    <w:rsid w:val="00892843"/>
    <w:rsid w:val="0089315B"/>
    <w:rsid w:val="00893C08"/>
    <w:rsid w:val="00895192"/>
    <w:rsid w:val="008960F8"/>
    <w:rsid w:val="008A08FE"/>
    <w:rsid w:val="008A0B79"/>
    <w:rsid w:val="008A1A0B"/>
    <w:rsid w:val="008A1B36"/>
    <w:rsid w:val="008A217B"/>
    <w:rsid w:val="008A21D0"/>
    <w:rsid w:val="008A3ADD"/>
    <w:rsid w:val="008A54E3"/>
    <w:rsid w:val="008A6408"/>
    <w:rsid w:val="008A7310"/>
    <w:rsid w:val="008B1D29"/>
    <w:rsid w:val="008B2181"/>
    <w:rsid w:val="008B22CD"/>
    <w:rsid w:val="008B3BC0"/>
    <w:rsid w:val="008B3D56"/>
    <w:rsid w:val="008B4692"/>
    <w:rsid w:val="008B4E52"/>
    <w:rsid w:val="008B57BB"/>
    <w:rsid w:val="008B6125"/>
    <w:rsid w:val="008B6697"/>
    <w:rsid w:val="008B718A"/>
    <w:rsid w:val="008B72C2"/>
    <w:rsid w:val="008B758B"/>
    <w:rsid w:val="008B778B"/>
    <w:rsid w:val="008C0E32"/>
    <w:rsid w:val="008C16AC"/>
    <w:rsid w:val="008C24D9"/>
    <w:rsid w:val="008C38A4"/>
    <w:rsid w:val="008C4E36"/>
    <w:rsid w:val="008C7919"/>
    <w:rsid w:val="008D0F48"/>
    <w:rsid w:val="008D2F73"/>
    <w:rsid w:val="008D3186"/>
    <w:rsid w:val="008D33ED"/>
    <w:rsid w:val="008D59B1"/>
    <w:rsid w:val="008D5E30"/>
    <w:rsid w:val="008D66BA"/>
    <w:rsid w:val="008D6E91"/>
    <w:rsid w:val="008D7CBF"/>
    <w:rsid w:val="008D7E54"/>
    <w:rsid w:val="008E0669"/>
    <w:rsid w:val="008E0854"/>
    <w:rsid w:val="008E1E9F"/>
    <w:rsid w:val="008E20F2"/>
    <w:rsid w:val="008E21D0"/>
    <w:rsid w:val="008E5157"/>
    <w:rsid w:val="008E6153"/>
    <w:rsid w:val="008E62AD"/>
    <w:rsid w:val="008E6FB6"/>
    <w:rsid w:val="008E7FC5"/>
    <w:rsid w:val="008F04FE"/>
    <w:rsid w:val="008F17D6"/>
    <w:rsid w:val="008F1B1D"/>
    <w:rsid w:val="008F27E8"/>
    <w:rsid w:val="008F2F7F"/>
    <w:rsid w:val="008F3B3A"/>
    <w:rsid w:val="008F4A05"/>
    <w:rsid w:val="008F4C7E"/>
    <w:rsid w:val="008F5576"/>
    <w:rsid w:val="008F60E7"/>
    <w:rsid w:val="008F7C9A"/>
    <w:rsid w:val="009003C2"/>
    <w:rsid w:val="0090058E"/>
    <w:rsid w:val="00900747"/>
    <w:rsid w:val="00900F1B"/>
    <w:rsid w:val="00901542"/>
    <w:rsid w:val="00901565"/>
    <w:rsid w:val="00901664"/>
    <w:rsid w:val="00902C84"/>
    <w:rsid w:val="009047FE"/>
    <w:rsid w:val="00906470"/>
    <w:rsid w:val="00906BD7"/>
    <w:rsid w:val="0090717B"/>
    <w:rsid w:val="00907B94"/>
    <w:rsid w:val="00910618"/>
    <w:rsid w:val="009107A5"/>
    <w:rsid w:val="00911A93"/>
    <w:rsid w:val="00911B08"/>
    <w:rsid w:val="00911EDC"/>
    <w:rsid w:val="00913C56"/>
    <w:rsid w:val="009141B9"/>
    <w:rsid w:val="0091511C"/>
    <w:rsid w:val="00917DDB"/>
    <w:rsid w:val="00920954"/>
    <w:rsid w:val="00920AA6"/>
    <w:rsid w:val="00921A9E"/>
    <w:rsid w:val="009221A9"/>
    <w:rsid w:val="0092253F"/>
    <w:rsid w:val="00923273"/>
    <w:rsid w:val="0092467E"/>
    <w:rsid w:val="00925FC9"/>
    <w:rsid w:val="0092618F"/>
    <w:rsid w:val="00926C74"/>
    <w:rsid w:val="00926CFA"/>
    <w:rsid w:val="00926DDC"/>
    <w:rsid w:val="009304EA"/>
    <w:rsid w:val="009322DC"/>
    <w:rsid w:val="0093361C"/>
    <w:rsid w:val="00934CE5"/>
    <w:rsid w:val="00934E2F"/>
    <w:rsid w:val="0093592B"/>
    <w:rsid w:val="00936B4D"/>
    <w:rsid w:val="009377FE"/>
    <w:rsid w:val="0093795E"/>
    <w:rsid w:val="00937D0D"/>
    <w:rsid w:val="00940CBB"/>
    <w:rsid w:val="009413E1"/>
    <w:rsid w:val="00941480"/>
    <w:rsid w:val="0094241A"/>
    <w:rsid w:val="00942518"/>
    <w:rsid w:val="0094374A"/>
    <w:rsid w:val="00943A37"/>
    <w:rsid w:val="00945A91"/>
    <w:rsid w:val="009463F3"/>
    <w:rsid w:val="00947288"/>
    <w:rsid w:val="00950913"/>
    <w:rsid w:val="00950BA6"/>
    <w:rsid w:val="00950D0A"/>
    <w:rsid w:val="00950E3F"/>
    <w:rsid w:val="009515E9"/>
    <w:rsid w:val="009521EB"/>
    <w:rsid w:val="00952F98"/>
    <w:rsid w:val="00953204"/>
    <w:rsid w:val="0095432B"/>
    <w:rsid w:val="00954488"/>
    <w:rsid w:val="00956061"/>
    <w:rsid w:val="0095766D"/>
    <w:rsid w:val="00957FEC"/>
    <w:rsid w:val="0096039D"/>
    <w:rsid w:val="0096267D"/>
    <w:rsid w:val="009629C1"/>
    <w:rsid w:val="00963599"/>
    <w:rsid w:val="00963ADE"/>
    <w:rsid w:val="00964271"/>
    <w:rsid w:val="00964E31"/>
    <w:rsid w:val="0096524E"/>
    <w:rsid w:val="0096677E"/>
    <w:rsid w:val="009676F0"/>
    <w:rsid w:val="00970A7D"/>
    <w:rsid w:val="00971030"/>
    <w:rsid w:val="00971137"/>
    <w:rsid w:val="0097115D"/>
    <w:rsid w:val="00971A16"/>
    <w:rsid w:val="00973B2A"/>
    <w:rsid w:val="00974FA7"/>
    <w:rsid w:val="00975338"/>
    <w:rsid w:val="009762D1"/>
    <w:rsid w:val="00977050"/>
    <w:rsid w:val="0097782B"/>
    <w:rsid w:val="00977BC8"/>
    <w:rsid w:val="00977EAD"/>
    <w:rsid w:val="00980296"/>
    <w:rsid w:val="009816E2"/>
    <w:rsid w:val="00982364"/>
    <w:rsid w:val="00983498"/>
    <w:rsid w:val="00984EBB"/>
    <w:rsid w:val="00985905"/>
    <w:rsid w:val="00986391"/>
    <w:rsid w:val="0098722C"/>
    <w:rsid w:val="009875E2"/>
    <w:rsid w:val="009918B1"/>
    <w:rsid w:val="00992087"/>
    <w:rsid w:val="00993262"/>
    <w:rsid w:val="00993353"/>
    <w:rsid w:val="0099359D"/>
    <w:rsid w:val="00994409"/>
    <w:rsid w:val="00994544"/>
    <w:rsid w:val="009950CA"/>
    <w:rsid w:val="009957CC"/>
    <w:rsid w:val="00995EB3"/>
    <w:rsid w:val="00996FA7"/>
    <w:rsid w:val="009A0B65"/>
    <w:rsid w:val="009A0F1F"/>
    <w:rsid w:val="009A1EBF"/>
    <w:rsid w:val="009A2202"/>
    <w:rsid w:val="009A298B"/>
    <w:rsid w:val="009A3F76"/>
    <w:rsid w:val="009A407B"/>
    <w:rsid w:val="009A4289"/>
    <w:rsid w:val="009A4786"/>
    <w:rsid w:val="009AC24C"/>
    <w:rsid w:val="009B080A"/>
    <w:rsid w:val="009B0C1C"/>
    <w:rsid w:val="009B2AC3"/>
    <w:rsid w:val="009B5512"/>
    <w:rsid w:val="009B577C"/>
    <w:rsid w:val="009B58CB"/>
    <w:rsid w:val="009B5C0D"/>
    <w:rsid w:val="009B7DC6"/>
    <w:rsid w:val="009B7FC0"/>
    <w:rsid w:val="009C180E"/>
    <w:rsid w:val="009C1837"/>
    <w:rsid w:val="009C49B8"/>
    <w:rsid w:val="009C580A"/>
    <w:rsid w:val="009D104A"/>
    <w:rsid w:val="009D1407"/>
    <w:rsid w:val="009D14C7"/>
    <w:rsid w:val="009D2DAF"/>
    <w:rsid w:val="009D486D"/>
    <w:rsid w:val="009D4DF0"/>
    <w:rsid w:val="009D5409"/>
    <w:rsid w:val="009D5D37"/>
    <w:rsid w:val="009D69C5"/>
    <w:rsid w:val="009D6D49"/>
    <w:rsid w:val="009D6F2D"/>
    <w:rsid w:val="009D7E53"/>
    <w:rsid w:val="009E0D34"/>
    <w:rsid w:val="009E116B"/>
    <w:rsid w:val="009E5CB2"/>
    <w:rsid w:val="009E6053"/>
    <w:rsid w:val="009E626B"/>
    <w:rsid w:val="009E637C"/>
    <w:rsid w:val="009E7F5F"/>
    <w:rsid w:val="009F01A9"/>
    <w:rsid w:val="009F0720"/>
    <w:rsid w:val="009F0CCE"/>
    <w:rsid w:val="009F1EAC"/>
    <w:rsid w:val="009F2497"/>
    <w:rsid w:val="009F379D"/>
    <w:rsid w:val="009F3BF8"/>
    <w:rsid w:val="009F566F"/>
    <w:rsid w:val="009F59FB"/>
    <w:rsid w:val="009F5B94"/>
    <w:rsid w:val="009F6663"/>
    <w:rsid w:val="009F66D0"/>
    <w:rsid w:val="00A0140B"/>
    <w:rsid w:val="00A026B7"/>
    <w:rsid w:val="00A031DF"/>
    <w:rsid w:val="00A040B5"/>
    <w:rsid w:val="00A043D2"/>
    <w:rsid w:val="00A047B0"/>
    <w:rsid w:val="00A04F42"/>
    <w:rsid w:val="00A05441"/>
    <w:rsid w:val="00A058D5"/>
    <w:rsid w:val="00A059C7"/>
    <w:rsid w:val="00A06EA3"/>
    <w:rsid w:val="00A07E86"/>
    <w:rsid w:val="00A1246D"/>
    <w:rsid w:val="00A1258A"/>
    <w:rsid w:val="00A12D90"/>
    <w:rsid w:val="00A1335E"/>
    <w:rsid w:val="00A14679"/>
    <w:rsid w:val="00A14757"/>
    <w:rsid w:val="00A1525C"/>
    <w:rsid w:val="00A16157"/>
    <w:rsid w:val="00A1672C"/>
    <w:rsid w:val="00A1708D"/>
    <w:rsid w:val="00A20529"/>
    <w:rsid w:val="00A21C3A"/>
    <w:rsid w:val="00A226EE"/>
    <w:rsid w:val="00A241C5"/>
    <w:rsid w:val="00A24C07"/>
    <w:rsid w:val="00A24CDA"/>
    <w:rsid w:val="00A25F08"/>
    <w:rsid w:val="00A268EE"/>
    <w:rsid w:val="00A30368"/>
    <w:rsid w:val="00A33AD8"/>
    <w:rsid w:val="00A374E1"/>
    <w:rsid w:val="00A37A30"/>
    <w:rsid w:val="00A37E38"/>
    <w:rsid w:val="00A41691"/>
    <w:rsid w:val="00A416E7"/>
    <w:rsid w:val="00A43301"/>
    <w:rsid w:val="00A44514"/>
    <w:rsid w:val="00A44E7A"/>
    <w:rsid w:val="00A45A58"/>
    <w:rsid w:val="00A45C08"/>
    <w:rsid w:val="00A46CD1"/>
    <w:rsid w:val="00A50657"/>
    <w:rsid w:val="00A50672"/>
    <w:rsid w:val="00A50AE9"/>
    <w:rsid w:val="00A50AEC"/>
    <w:rsid w:val="00A5163B"/>
    <w:rsid w:val="00A52CA2"/>
    <w:rsid w:val="00A52CA4"/>
    <w:rsid w:val="00A5380B"/>
    <w:rsid w:val="00A53FD2"/>
    <w:rsid w:val="00A5592F"/>
    <w:rsid w:val="00A56C93"/>
    <w:rsid w:val="00A600F6"/>
    <w:rsid w:val="00A62D4A"/>
    <w:rsid w:val="00A63270"/>
    <w:rsid w:val="00A639C0"/>
    <w:rsid w:val="00A65C51"/>
    <w:rsid w:val="00A66286"/>
    <w:rsid w:val="00A669B9"/>
    <w:rsid w:val="00A67B83"/>
    <w:rsid w:val="00A67C23"/>
    <w:rsid w:val="00A67FE6"/>
    <w:rsid w:val="00A709F7"/>
    <w:rsid w:val="00A70C1B"/>
    <w:rsid w:val="00A71CE4"/>
    <w:rsid w:val="00A7287E"/>
    <w:rsid w:val="00A72A00"/>
    <w:rsid w:val="00A7314D"/>
    <w:rsid w:val="00A736C8"/>
    <w:rsid w:val="00A73DAA"/>
    <w:rsid w:val="00A7596F"/>
    <w:rsid w:val="00A7605F"/>
    <w:rsid w:val="00A80151"/>
    <w:rsid w:val="00A81BC9"/>
    <w:rsid w:val="00A82A34"/>
    <w:rsid w:val="00A83BBB"/>
    <w:rsid w:val="00A86689"/>
    <w:rsid w:val="00A86C61"/>
    <w:rsid w:val="00A86CCF"/>
    <w:rsid w:val="00A909E0"/>
    <w:rsid w:val="00A93E7D"/>
    <w:rsid w:val="00A94E1E"/>
    <w:rsid w:val="00A9505C"/>
    <w:rsid w:val="00A95624"/>
    <w:rsid w:val="00A956C7"/>
    <w:rsid w:val="00A9661D"/>
    <w:rsid w:val="00A96A54"/>
    <w:rsid w:val="00A96E76"/>
    <w:rsid w:val="00A9729D"/>
    <w:rsid w:val="00A97FB4"/>
    <w:rsid w:val="00AA0678"/>
    <w:rsid w:val="00AA12C0"/>
    <w:rsid w:val="00AA332F"/>
    <w:rsid w:val="00AA7786"/>
    <w:rsid w:val="00AA7FAD"/>
    <w:rsid w:val="00AB1785"/>
    <w:rsid w:val="00AB1E51"/>
    <w:rsid w:val="00AB20BB"/>
    <w:rsid w:val="00AB30D3"/>
    <w:rsid w:val="00AB5949"/>
    <w:rsid w:val="00AC010E"/>
    <w:rsid w:val="00AC07E3"/>
    <w:rsid w:val="00AC12D2"/>
    <w:rsid w:val="00AC1573"/>
    <w:rsid w:val="00AC173B"/>
    <w:rsid w:val="00AC2847"/>
    <w:rsid w:val="00AC4C55"/>
    <w:rsid w:val="00AC54C3"/>
    <w:rsid w:val="00AC62E6"/>
    <w:rsid w:val="00AC685F"/>
    <w:rsid w:val="00AD1554"/>
    <w:rsid w:val="00AD155C"/>
    <w:rsid w:val="00AD2FEA"/>
    <w:rsid w:val="00AD304A"/>
    <w:rsid w:val="00AD359D"/>
    <w:rsid w:val="00AD3DCD"/>
    <w:rsid w:val="00AD4190"/>
    <w:rsid w:val="00AD4C73"/>
    <w:rsid w:val="00AD56AA"/>
    <w:rsid w:val="00AD6736"/>
    <w:rsid w:val="00AD69AA"/>
    <w:rsid w:val="00AD6DF8"/>
    <w:rsid w:val="00AE182B"/>
    <w:rsid w:val="00AE2271"/>
    <w:rsid w:val="00AE25DA"/>
    <w:rsid w:val="00AE2FCC"/>
    <w:rsid w:val="00AE41EB"/>
    <w:rsid w:val="00AE68A3"/>
    <w:rsid w:val="00AE68DB"/>
    <w:rsid w:val="00AF0F25"/>
    <w:rsid w:val="00AF1795"/>
    <w:rsid w:val="00AF26C2"/>
    <w:rsid w:val="00AF30B0"/>
    <w:rsid w:val="00AF4621"/>
    <w:rsid w:val="00AF49BE"/>
    <w:rsid w:val="00AF58AC"/>
    <w:rsid w:val="00AF58BA"/>
    <w:rsid w:val="00AF5919"/>
    <w:rsid w:val="00AF6198"/>
    <w:rsid w:val="00AF629B"/>
    <w:rsid w:val="00AF6560"/>
    <w:rsid w:val="00AF6B1E"/>
    <w:rsid w:val="00AF6DDE"/>
    <w:rsid w:val="00AF7230"/>
    <w:rsid w:val="00B0018B"/>
    <w:rsid w:val="00B005BE"/>
    <w:rsid w:val="00B01C9D"/>
    <w:rsid w:val="00B02112"/>
    <w:rsid w:val="00B02D4D"/>
    <w:rsid w:val="00B02EB4"/>
    <w:rsid w:val="00B03468"/>
    <w:rsid w:val="00B041BC"/>
    <w:rsid w:val="00B05055"/>
    <w:rsid w:val="00B055C7"/>
    <w:rsid w:val="00B067AA"/>
    <w:rsid w:val="00B07868"/>
    <w:rsid w:val="00B07DAA"/>
    <w:rsid w:val="00B07F94"/>
    <w:rsid w:val="00B10370"/>
    <w:rsid w:val="00B105A9"/>
    <w:rsid w:val="00B10DF1"/>
    <w:rsid w:val="00B11F41"/>
    <w:rsid w:val="00B11FE9"/>
    <w:rsid w:val="00B123C7"/>
    <w:rsid w:val="00B14AE9"/>
    <w:rsid w:val="00B14FEF"/>
    <w:rsid w:val="00B160D3"/>
    <w:rsid w:val="00B17784"/>
    <w:rsid w:val="00B17EF0"/>
    <w:rsid w:val="00B242E4"/>
    <w:rsid w:val="00B2569D"/>
    <w:rsid w:val="00B2590D"/>
    <w:rsid w:val="00B264E1"/>
    <w:rsid w:val="00B2764F"/>
    <w:rsid w:val="00B27947"/>
    <w:rsid w:val="00B30091"/>
    <w:rsid w:val="00B3038F"/>
    <w:rsid w:val="00B30970"/>
    <w:rsid w:val="00B31412"/>
    <w:rsid w:val="00B31E53"/>
    <w:rsid w:val="00B3218D"/>
    <w:rsid w:val="00B35364"/>
    <w:rsid w:val="00B363DB"/>
    <w:rsid w:val="00B36A5F"/>
    <w:rsid w:val="00B37639"/>
    <w:rsid w:val="00B42AE9"/>
    <w:rsid w:val="00B43174"/>
    <w:rsid w:val="00B43918"/>
    <w:rsid w:val="00B43A10"/>
    <w:rsid w:val="00B44C99"/>
    <w:rsid w:val="00B45511"/>
    <w:rsid w:val="00B45576"/>
    <w:rsid w:val="00B4626C"/>
    <w:rsid w:val="00B46974"/>
    <w:rsid w:val="00B4787C"/>
    <w:rsid w:val="00B51653"/>
    <w:rsid w:val="00B526A4"/>
    <w:rsid w:val="00B53104"/>
    <w:rsid w:val="00B54A21"/>
    <w:rsid w:val="00B55445"/>
    <w:rsid w:val="00B55658"/>
    <w:rsid w:val="00B60555"/>
    <w:rsid w:val="00B619A6"/>
    <w:rsid w:val="00B61D82"/>
    <w:rsid w:val="00B625D8"/>
    <w:rsid w:val="00B62B83"/>
    <w:rsid w:val="00B63F35"/>
    <w:rsid w:val="00B668E3"/>
    <w:rsid w:val="00B66C54"/>
    <w:rsid w:val="00B67642"/>
    <w:rsid w:val="00B67AA3"/>
    <w:rsid w:val="00B7099B"/>
    <w:rsid w:val="00B71630"/>
    <w:rsid w:val="00B718A8"/>
    <w:rsid w:val="00B71C98"/>
    <w:rsid w:val="00B72A30"/>
    <w:rsid w:val="00B72D79"/>
    <w:rsid w:val="00B73DD9"/>
    <w:rsid w:val="00B75CA1"/>
    <w:rsid w:val="00B76046"/>
    <w:rsid w:val="00B76482"/>
    <w:rsid w:val="00B76D8F"/>
    <w:rsid w:val="00B8143C"/>
    <w:rsid w:val="00B8283D"/>
    <w:rsid w:val="00B83022"/>
    <w:rsid w:val="00B8380E"/>
    <w:rsid w:val="00B8433F"/>
    <w:rsid w:val="00B8522A"/>
    <w:rsid w:val="00B85E2B"/>
    <w:rsid w:val="00B86A3C"/>
    <w:rsid w:val="00B870E0"/>
    <w:rsid w:val="00B873FA"/>
    <w:rsid w:val="00B87593"/>
    <w:rsid w:val="00B91460"/>
    <w:rsid w:val="00B91A1E"/>
    <w:rsid w:val="00B91A4D"/>
    <w:rsid w:val="00B92E1A"/>
    <w:rsid w:val="00B92F40"/>
    <w:rsid w:val="00B94772"/>
    <w:rsid w:val="00B947BC"/>
    <w:rsid w:val="00B97DD0"/>
    <w:rsid w:val="00BA006F"/>
    <w:rsid w:val="00BA24E2"/>
    <w:rsid w:val="00BA37D1"/>
    <w:rsid w:val="00BA3CE1"/>
    <w:rsid w:val="00BA56EE"/>
    <w:rsid w:val="00BA5866"/>
    <w:rsid w:val="00BA5C3C"/>
    <w:rsid w:val="00BA5F12"/>
    <w:rsid w:val="00BB0403"/>
    <w:rsid w:val="00BB1C6C"/>
    <w:rsid w:val="00BB39ED"/>
    <w:rsid w:val="00BB3BC6"/>
    <w:rsid w:val="00BB6079"/>
    <w:rsid w:val="00BB729F"/>
    <w:rsid w:val="00BB7502"/>
    <w:rsid w:val="00BC12F0"/>
    <w:rsid w:val="00BC1341"/>
    <w:rsid w:val="00BC300D"/>
    <w:rsid w:val="00BC4084"/>
    <w:rsid w:val="00BC6353"/>
    <w:rsid w:val="00BC63FD"/>
    <w:rsid w:val="00BC7845"/>
    <w:rsid w:val="00BC78F3"/>
    <w:rsid w:val="00BD0AFA"/>
    <w:rsid w:val="00BD2102"/>
    <w:rsid w:val="00BD22BA"/>
    <w:rsid w:val="00BD283C"/>
    <w:rsid w:val="00BD293A"/>
    <w:rsid w:val="00BD2C9A"/>
    <w:rsid w:val="00BD353B"/>
    <w:rsid w:val="00BD3A83"/>
    <w:rsid w:val="00BD4164"/>
    <w:rsid w:val="00BD41C5"/>
    <w:rsid w:val="00BD5E5B"/>
    <w:rsid w:val="00BD6485"/>
    <w:rsid w:val="00BD7E23"/>
    <w:rsid w:val="00BE05B8"/>
    <w:rsid w:val="00BE355A"/>
    <w:rsid w:val="00BE4531"/>
    <w:rsid w:val="00BE4D46"/>
    <w:rsid w:val="00BE4EBC"/>
    <w:rsid w:val="00BE6541"/>
    <w:rsid w:val="00BE6C9F"/>
    <w:rsid w:val="00BE7E94"/>
    <w:rsid w:val="00BF1D56"/>
    <w:rsid w:val="00BF334F"/>
    <w:rsid w:val="00BF4220"/>
    <w:rsid w:val="00BF4670"/>
    <w:rsid w:val="00BF4B0D"/>
    <w:rsid w:val="00BF5330"/>
    <w:rsid w:val="00C00114"/>
    <w:rsid w:val="00C009B0"/>
    <w:rsid w:val="00C00C38"/>
    <w:rsid w:val="00C0162A"/>
    <w:rsid w:val="00C02344"/>
    <w:rsid w:val="00C03688"/>
    <w:rsid w:val="00C03D62"/>
    <w:rsid w:val="00C03EF1"/>
    <w:rsid w:val="00C0431E"/>
    <w:rsid w:val="00C04385"/>
    <w:rsid w:val="00C06965"/>
    <w:rsid w:val="00C08691"/>
    <w:rsid w:val="00C1082C"/>
    <w:rsid w:val="00C11428"/>
    <w:rsid w:val="00C11AB5"/>
    <w:rsid w:val="00C11C7A"/>
    <w:rsid w:val="00C121D1"/>
    <w:rsid w:val="00C123D5"/>
    <w:rsid w:val="00C12A9D"/>
    <w:rsid w:val="00C1483D"/>
    <w:rsid w:val="00C14A36"/>
    <w:rsid w:val="00C15036"/>
    <w:rsid w:val="00C15291"/>
    <w:rsid w:val="00C15B5C"/>
    <w:rsid w:val="00C16E6B"/>
    <w:rsid w:val="00C200A8"/>
    <w:rsid w:val="00C20148"/>
    <w:rsid w:val="00C20791"/>
    <w:rsid w:val="00C2178D"/>
    <w:rsid w:val="00C21F21"/>
    <w:rsid w:val="00C22041"/>
    <w:rsid w:val="00C23B7E"/>
    <w:rsid w:val="00C26457"/>
    <w:rsid w:val="00C27036"/>
    <w:rsid w:val="00C273DE"/>
    <w:rsid w:val="00C2798E"/>
    <w:rsid w:val="00C27FDE"/>
    <w:rsid w:val="00C2B1A0"/>
    <w:rsid w:val="00C3049B"/>
    <w:rsid w:val="00C306F7"/>
    <w:rsid w:val="00C3112A"/>
    <w:rsid w:val="00C31F72"/>
    <w:rsid w:val="00C3277A"/>
    <w:rsid w:val="00C32963"/>
    <w:rsid w:val="00C32B60"/>
    <w:rsid w:val="00C3486D"/>
    <w:rsid w:val="00C350C5"/>
    <w:rsid w:val="00C353FD"/>
    <w:rsid w:val="00C36E0B"/>
    <w:rsid w:val="00C3B857"/>
    <w:rsid w:val="00C41147"/>
    <w:rsid w:val="00C41F29"/>
    <w:rsid w:val="00C44571"/>
    <w:rsid w:val="00C45C5F"/>
    <w:rsid w:val="00C50F87"/>
    <w:rsid w:val="00C51151"/>
    <w:rsid w:val="00C51F7F"/>
    <w:rsid w:val="00C5217F"/>
    <w:rsid w:val="00C52694"/>
    <w:rsid w:val="00C52F00"/>
    <w:rsid w:val="00C54292"/>
    <w:rsid w:val="00C54846"/>
    <w:rsid w:val="00C55024"/>
    <w:rsid w:val="00C55F06"/>
    <w:rsid w:val="00C55F3E"/>
    <w:rsid w:val="00C564BF"/>
    <w:rsid w:val="00C56BCA"/>
    <w:rsid w:val="00C56E5B"/>
    <w:rsid w:val="00C5742E"/>
    <w:rsid w:val="00C57546"/>
    <w:rsid w:val="00C57F0C"/>
    <w:rsid w:val="00C611F8"/>
    <w:rsid w:val="00C615F0"/>
    <w:rsid w:val="00C6386E"/>
    <w:rsid w:val="00C64293"/>
    <w:rsid w:val="00C655F8"/>
    <w:rsid w:val="00C66FE1"/>
    <w:rsid w:val="00C72038"/>
    <w:rsid w:val="00C7408E"/>
    <w:rsid w:val="00C742DC"/>
    <w:rsid w:val="00C7435D"/>
    <w:rsid w:val="00C74FD3"/>
    <w:rsid w:val="00C76088"/>
    <w:rsid w:val="00C7628A"/>
    <w:rsid w:val="00C80419"/>
    <w:rsid w:val="00C808E5"/>
    <w:rsid w:val="00C80BCF"/>
    <w:rsid w:val="00C80D75"/>
    <w:rsid w:val="00C81AFA"/>
    <w:rsid w:val="00C84587"/>
    <w:rsid w:val="00C84C23"/>
    <w:rsid w:val="00C9202E"/>
    <w:rsid w:val="00C9414A"/>
    <w:rsid w:val="00C9477E"/>
    <w:rsid w:val="00C94B28"/>
    <w:rsid w:val="00C95EE0"/>
    <w:rsid w:val="00C966B0"/>
    <w:rsid w:val="00C97695"/>
    <w:rsid w:val="00CA01C5"/>
    <w:rsid w:val="00CA1331"/>
    <w:rsid w:val="00CA2D6C"/>
    <w:rsid w:val="00CA367E"/>
    <w:rsid w:val="00CA41AC"/>
    <w:rsid w:val="00CA4228"/>
    <w:rsid w:val="00CA42FB"/>
    <w:rsid w:val="00CA5154"/>
    <w:rsid w:val="00CA56F2"/>
    <w:rsid w:val="00CA6906"/>
    <w:rsid w:val="00CA6FBC"/>
    <w:rsid w:val="00CA778A"/>
    <w:rsid w:val="00CA78C2"/>
    <w:rsid w:val="00CA7AE9"/>
    <w:rsid w:val="00CB13DC"/>
    <w:rsid w:val="00CB26A0"/>
    <w:rsid w:val="00CB2941"/>
    <w:rsid w:val="00CB410F"/>
    <w:rsid w:val="00CB46EA"/>
    <w:rsid w:val="00CB48CB"/>
    <w:rsid w:val="00CB6414"/>
    <w:rsid w:val="00CB71BC"/>
    <w:rsid w:val="00CC3E04"/>
    <w:rsid w:val="00CC40EE"/>
    <w:rsid w:val="00CC45FA"/>
    <w:rsid w:val="00CC4E0E"/>
    <w:rsid w:val="00CC5385"/>
    <w:rsid w:val="00CC5468"/>
    <w:rsid w:val="00CC5505"/>
    <w:rsid w:val="00CC5D23"/>
    <w:rsid w:val="00CC76AD"/>
    <w:rsid w:val="00CD0BC7"/>
    <w:rsid w:val="00CD0E12"/>
    <w:rsid w:val="00CD15D0"/>
    <w:rsid w:val="00CD20D4"/>
    <w:rsid w:val="00CD2926"/>
    <w:rsid w:val="00CD3865"/>
    <w:rsid w:val="00CD45A5"/>
    <w:rsid w:val="00CD4A94"/>
    <w:rsid w:val="00CD4EDE"/>
    <w:rsid w:val="00CD5B32"/>
    <w:rsid w:val="00CD727F"/>
    <w:rsid w:val="00CD7A65"/>
    <w:rsid w:val="00CE0535"/>
    <w:rsid w:val="00CE0C3B"/>
    <w:rsid w:val="00CE2B3C"/>
    <w:rsid w:val="00CE2E71"/>
    <w:rsid w:val="00CE329D"/>
    <w:rsid w:val="00CE36AD"/>
    <w:rsid w:val="00CE51D7"/>
    <w:rsid w:val="00CE6A6B"/>
    <w:rsid w:val="00CE7BC5"/>
    <w:rsid w:val="00CF02FE"/>
    <w:rsid w:val="00CF03AC"/>
    <w:rsid w:val="00CF1050"/>
    <w:rsid w:val="00CF169C"/>
    <w:rsid w:val="00CF2F0D"/>
    <w:rsid w:val="00CF36CF"/>
    <w:rsid w:val="00CF38F9"/>
    <w:rsid w:val="00CF4B99"/>
    <w:rsid w:val="00CF4FAD"/>
    <w:rsid w:val="00CF5FC0"/>
    <w:rsid w:val="00CF65EF"/>
    <w:rsid w:val="00CF6BD7"/>
    <w:rsid w:val="00CF7495"/>
    <w:rsid w:val="00D002A7"/>
    <w:rsid w:val="00D005FA"/>
    <w:rsid w:val="00D011B2"/>
    <w:rsid w:val="00D01457"/>
    <w:rsid w:val="00D01F06"/>
    <w:rsid w:val="00D0272C"/>
    <w:rsid w:val="00D0274A"/>
    <w:rsid w:val="00D02974"/>
    <w:rsid w:val="00D02DC7"/>
    <w:rsid w:val="00D03299"/>
    <w:rsid w:val="00D03666"/>
    <w:rsid w:val="00D03D17"/>
    <w:rsid w:val="00D0454D"/>
    <w:rsid w:val="00D04B7E"/>
    <w:rsid w:val="00D063C3"/>
    <w:rsid w:val="00D06A6A"/>
    <w:rsid w:val="00D07BE3"/>
    <w:rsid w:val="00D07D84"/>
    <w:rsid w:val="00D106A7"/>
    <w:rsid w:val="00D1076A"/>
    <w:rsid w:val="00D112A0"/>
    <w:rsid w:val="00D11596"/>
    <w:rsid w:val="00D11B9A"/>
    <w:rsid w:val="00D11CB1"/>
    <w:rsid w:val="00D128BB"/>
    <w:rsid w:val="00D13234"/>
    <w:rsid w:val="00D13D61"/>
    <w:rsid w:val="00D147F3"/>
    <w:rsid w:val="00D14FEB"/>
    <w:rsid w:val="00D16D50"/>
    <w:rsid w:val="00D202CB"/>
    <w:rsid w:val="00D206BB"/>
    <w:rsid w:val="00D20FC0"/>
    <w:rsid w:val="00D24FFB"/>
    <w:rsid w:val="00D25131"/>
    <w:rsid w:val="00D25EB0"/>
    <w:rsid w:val="00D26284"/>
    <w:rsid w:val="00D265E7"/>
    <w:rsid w:val="00D26A8D"/>
    <w:rsid w:val="00D26A9C"/>
    <w:rsid w:val="00D26EF1"/>
    <w:rsid w:val="00D3064F"/>
    <w:rsid w:val="00D30F32"/>
    <w:rsid w:val="00D3376A"/>
    <w:rsid w:val="00D33DF5"/>
    <w:rsid w:val="00D34788"/>
    <w:rsid w:val="00D360BC"/>
    <w:rsid w:val="00D36D11"/>
    <w:rsid w:val="00D3703B"/>
    <w:rsid w:val="00D40A41"/>
    <w:rsid w:val="00D40C01"/>
    <w:rsid w:val="00D422A6"/>
    <w:rsid w:val="00D42BB3"/>
    <w:rsid w:val="00D42F85"/>
    <w:rsid w:val="00D4376D"/>
    <w:rsid w:val="00D447E6"/>
    <w:rsid w:val="00D451CE"/>
    <w:rsid w:val="00D45799"/>
    <w:rsid w:val="00D50C33"/>
    <w:rsid w:val="00D51373"/>
    <w:rsid w:val="00D5182A"/>
    <w:rsid w:val="00D51874"/>
    <w:rsid w:val="00D528C2"/>
    <w:rsid w:val="00D542BF"/>
    <w:rsid w:val="00D55EDF"/>
    <w:rsid w:val="00D566B7"/>
    <w:rsid w:val="00D568F8"/>
    <w:rsid w:val="00D56B63"/>
    <w:rsid w:val="00D572FF"/>
    <w:rsid w:val="00D577F3"/>
    <w:rsid w:val="00D608F8"/>
    <w:rsid w:val="00D60F7D"/>
    <w:rsid w:val="00D6226C"/>
    <w:rsid w:val="00D630F0"/>
    <w:rsid w:val="00D637A8"/>
    <w:rsid w:val="00D64DF4"/>
    <w:rsid w:val="00D64F12"/>
    <w:rsid w:val="00D65CBD"/>
    <w:rsid w:val="00D65DC0"/>
    <w:rsid w:val="00D662B8"/>
    <w:rsid w:val="00D6653E"/>
    <w:rsid w:val="00D678F6"/>
    <w:rsid w:val="00D73FB3"/>
    <w:rsid w:val="00D74524"/>
    <w:rsid w:val="00D7472A"/>
    <w:rsid w:val="00D74810"/>
    <w:rsid w:val="00D77046"/>
    <w:rsid w:val="00D77CA3"/>
    <w:rsid w:val="00D8010E"/>
    <w:rsid w:val="00D809D4"/>
    <w:rsid w:val="00D8116F"/>
    <w:rsid w:val="00D84E6F"/>
    <w:rsid w:val="00D85077"/>
    <w:rsid w:val="00D85ABE"/>
    <w:rsid w:val="00D863FC"/>
    <w:rsid w:val="00D868DA"/>
    <w:rsid w:val="00D869A0"/>
    <w:rsid w:val="00D86E51"/>
    <w:rsid w:val="00D87585"/>
    <w:rsid w:val="00D9114B"/>
    <w:rsid w:val="00D92020"/>
    <w:rsid w:val="00D92523"/>
    <w:rsid w:val="00D96D26"/>
    <w:rsid w:val="00D973B7"/>
    <w:rsid w:val="00D97B55"/>
    <w:rsid w:val="00D97C70"/>
    <w:rsid w:val="00DA03DC"/>
    <w:rsid w:val="00DA0778"/>
    <w:rsid w:val="00DA0DC8"/>
    <w:rsid w:val="00DA16B1"/>
    <w:rsid w:val="00DA22B8"/>
    <w:rsid w:val="00DA3558"/>
    <w:rsid w:val="00DA3AD5"/>
    <w:rsid w:val="00DA4A8C"/>
    <w:rsid w:val="00DA6921"/>
    <w:rsid w:val="00DA6A01"/>
    <w:rsid w:val="00DB0840"/>
    <w:rsid w:val="00DB0A94"/>
    <w:rsid w:val="00DB0FE5"/>
    <w:rsid w:val="00DB27FD"/>
    <w:rsid w:val="00DB35F9"/>
    <w:rsid w:val="00DB3FE2"/>
    <w:rsid w:val="00DB454C"/>
    <w:rsid w:val="00DB4864"/>
    <w:rsid w:val="00DB7BAF"/>
    <w:rsid w:val="00DC19BB"/>
    <w:rsid w:val="00DC2BA4"/>
    <w:rsid w:val="00DC316B"/>
    <w:rsid w:val="00DC3A03"/>
    <w:rsid w:val="00DC4E73"/>
    <w:rsid w:val="00DC5B7E"/>
    <w:rsid w:val="00DC6C88"/>
    <w:rsid w:val="00DC7577"/>
    <w:rsid w:val="00DD1300"/>
    <w:rsid w:val="00DD1F68"/>
    <w:rsid w:val="00DD2969"/>
    <w:rsid w:val="00DD32B3"/>
    <w:rsid w:val="00DD4021"/>
    <w:rsid w:val="00DD4BE1"/>
    <w:rsid w:val="00DD4DE8"/>
    <w:rsid w:val="00DD6E62"/>
    <w:rsid w:val="00DE0640"/>
    <w:rsid w:val="00DE12CA"/>
    <w:rsid w:val="00DE16A2"/>
    <w:rsid w:val="00DE1A23"/>
    <w:rsid w:val="00DE1FE0"/>
    <w:rsid w:val="00DE3F80"/>
    <w:rsid w:val="00DE4BEE"/>
    <w:rsid w:val="00DE5158"/>
    <w:rsid w:val="00DE754D"/>
    <w:rsid w:val="00DF0057"/>
    <w:rsid w:val="00DF007C"/>
    <w:rsid w:val="00DF0460"/>
    <w:rsid w:val="00DF0620"/>
    <w:rsid w:val="00DF260C"/>
    <w:rsid w:val="00DF2A5E"/>
    <w:rsid w:val="00DF4E83"/>
    <w:rsid w:val="00DF62C5"/>
    <w:rsid w:val="00DF64D1"/>
    <w:rsid w:val="00DF7063"/>
    <w:rsid w:val="00DF7237"/>
    <w:rsid w:val="00DF7273"/>
    <w:rsid w:val="00DF7354"/>
    <w:rsid w:val="00DF7CD9"/>
    <w:rsid w:val="00DF7E50"/>
    <w:rsid w:val="00E0075F"/>
    <w:rsid w:val="00E0082B"/>
    <w:rsid w:val="00E0202F"/>
    <w:rsid w:val="00E024A7"/>
    <w:rsid w:val="00E0276C"/>
    <w:rsid w:val="00E02C3B"/>
    <w:rsid w:val="00E040FE"/>
    <w:rsid w:val="00E049CF"/>
    <w:rsid w:val="00E053D3"/>
    <w:rsid w:val="00E05613"/>
    <w:rsid w:val="00E0591E"/>
    <w:rsid w:val="00E05C03"/>
    <w:rsid w:val="00E06057"/>
    <w:rsid w:val="00E06458"/>
    <w:rsid w:val="00E06810"/>
    <w:rsid w:val="00E07F7E"/>
    <w:rsid w:val="00E10AA5"/>
    <w:rsid w:val="00E10FB4"/>
    <w:rsid w:val="00E112DC"/>
    <w:rsid w:val="00E11554"/>
    <w:rsid w:val="00E1212E"/>
    <w:rsid w:val="00E12DBA"/>
    <w:rsid w:val="00E13DF5"/>
    <w:rsid w:val="00E15593"/>
    <w:rsid w:val="00E15E48"/>
    <w:rsid w:val="00E1609D"/>
    <w:rsid w:val="00E163A5"/>
    <w:rsid w:val="00E17676"/>
    <w:rsid w:val="00E20614"/>
    <w:rsid w:val="00E21C37"/>
    <w:rsid w:val="00E22318"/>
    <w:rsid w:val="00E228F2"/>
    <w:rsid w:val="00E230CF"/>
    <w:rsid w:val="00E23614"/>
    <w:rsid w:val="00E24782"/>
    <w:rsid w:val="00E2481D"/>
    <w:rsid w:val="00E30F79"/>
    <w:rsid w:val="00E32338"/>
    <w:rsid w:val="00E34949"/>
    <w:rsid w:val="00E34B00"/>
    <w:rsid w:val="00E34B89"/>
    <w:rsid w:val="00E360C1"/>
    <w:rsid w:val="00E37063"/>
    <w:rsid w:val="00E37AA6"/>
    <w:rsid w:val="00E3F85E"/>
    <w:rsid w:val="00E401A3"/>
    <w:rsid w:val="00E40A7C"/>
    <w:rsid w:val="00E41B78"/>
    <w:rsid w:val="00E41C02"/>
    <w:rsid w:val="00E43D3E"/>
    <w:rsid w:val="00E4452A"/>
    <w:rsid w:val="00E445AD"/>
    <w:rsid w:val="00E4482C"/>
    <w:rsid w:val="00E451B5"/>
    <w:rsid w:val="00E45740"/>
    <w:rsid w:val="00E45928"/>
    <w:rsid w:val="00E45B84"/>
    <w:rsid w:val="00E47603"/>
    <w:rsid w:val="00E500AC"/>
    <w:rsid w:val="00E50110"/>
    <w:rsid w:val="00E52BBD"/>
    <w:rsid w:val="00E52E24"/>
    <w:rsid w:val="00E530BE"/>
    <w:rsid w:val="00E53471"/>
    <w:rsid w:val="00E5544F"/>
    <w:rsid w:val="00E562A8"/>
    <w:rsid w:val="00E574FD"/>
    <w:rsid w:val="00E6055D"/>
    <w:rsid w:val="00E610EE"/>
    <w:rsid w:val="00E61E7A"/>
    <w:rsid w:val="00E61FF7"/>
    <w:rsid w:val="00E625C0"/>
    <w:rsid w:val="00E62772"/>
    <w:rsid w:val="00E6280C"/>
    <w:rsid w:val="00E62EC6"/>
    <w:rsid w:val="00E6347A"/>
    <w:rsid w:val="00E636A1"/>
    <w:rsid w:val="00E6544A"/>
    <w:rsid w:val="00E65B0B"/>
    <w:rsid w:val="00E6708C"/>
    <w:rsid w:val="00E707BE"/>
    <w:rsid w:val="00E70CC6"/>
    <w:rsid w:val="00E719DC"/>
    <w:rsid w:val="00E735DD"/>
    <w:rsid w:val="00E73659"/>
    <w:rsid w:val="00E742EF"/>
    <w:rsid w:val="00E75D93"/>
    <w:rsid w:val="00E76C4E"/>
    <w:rsid w:val="00E811EE"/>
    <w:rsid w:val="00E81FD5"/>
    <w:rsid w:val="00E83824"/>
    <w:rsid w:val="00E83BC1"/>
    <w:rsid w:val="00E8419E"/>
    <w:rsid w:val="00E854D1"/>
    <w:rsid w:val="00E85AF2"/>
    <w:rsid w:val="00E85D7C"/>
    <w:rsid w:val="00E85DED"/>
    <w:rsid w:val="00E865B9"/>
    <w:rsid w:val="00E86B07"/>
    <w:rsid w:val="00E90587"/>
    <w:rsid w:val="00E91AA3"/>
    <w:rsid w:val="00E922C4"/>
    <w:rsid w:val="00E92820"/>
    <w:rsid w:val="00E9479C"/>
    <w:rsid w:val="00E95B1A"/>
    <w:rsid w:val="00E95D42"/>
    <w:rsid w:val="00E9605E"/>
    <w:rsid w:val="00E96F49"/>
    <w:rsid w:val="00E97E9A"/>
    <w:rsid w:val="00EA0391"/>
    <w:rsid w:val="00EA1743"/>
    <w:rsid w:val="00EA174E"/>
    <w:rsid w:val="00EA184D"/>
    <w:rsid w:val="00EA211F"/>
    <w:rsid w:val="00EA3D77"/>
    <w:rsid w:val="00EA4F16"/>
    <w:rsid w:val="00EA647E"/>
    <w:rsid w:val="00EA74CD"/>
    <w:rsid w:val="00EA75B0"/>
    <w:rsid w:val="00EB0AFB"/>
    <w:rsid w:val="00EB2640"/>
    <w:rsid w:val="00EB2ABE"/>
    <w:rsid w:val="00EB2BBF"/>
    <w:rsid w:val="00EB2E84"/>
    <w:rsid w:val="00EB4004"/>
    <w:rsid w:val="00EB4131"/>
    <w:rsid w:val="00EB52B6"/>
    <w:rsid w:val="00EB614C"/>
    <w:rsid w:val="00EB747A"/>
    <w:rsid w:val="00EBAD1C"/>
    <w:rsid w:val="00EC2041"/>
    <w:rsid w:val="00EC23FC"/>
    <w:rsid w:val="00EC242F"/>
    <w:rsid w:val="00EC369B"/>
    <w:rsid w:val="00EC5BFE"/>
    <w:rsid w:val="00EC5D48"/>
    <w:rsid w:val="00EC60AB"/>
    <w:rsid w:val="00EC75A5"/>
    <w:rsid w:val="00ED0DA9"/>
    <w:rsid w:val="00ED1087"/>
    <w:rsid w:val="00ED110B"/>
    <w:rsid w:val="00ED1431"/>
    <w:rsid w:val="00ED1A53"/>
    <w:rsid w:val="00ED21F1"/>
    <w:rsid w:val="00ED3B45"/>
    <w:rsid w:val="00ED40E5"/>
    <w:rsid w:val="00ED5D5C"/>
    <w:rsid w:val="00ED5E65"/>
    <w:rsid w:val="00ED67CB"/>
    <w:rsid w:val="00ED6815"/>
    <w:rsid w:val="00ED7F31"/>
    <w:rsid w:val="00EE00FB"/>
    <w:rsid w:val="00EE0782"/>
    <w:rsid w:val="00EE16C2"/>
    <w:rsid w:val="00EE3A45"/>
    <w:rsid w:val="00EE6C8F"/>
    <w:rsid w:val="00EF10B7"/>
    <w:rsid w:val="00EF178F"/>
    <w:rsid w:val="00EF195C"/>
    <w:rsid w:val="00EF1D15"/>
    <w:rsid w:val="00EF2972"/>
    <w:rsid w:val="00EF2C77"/>
    <w:rsid w:val="00EF335B"/>
    <w:rsid w:val="00EF3484"/>
    <w:rsid w:val="00EF49C6"/>
    <w:rsid w:val="00EF4F2A"/>
    <w:rsid w:val="00EF5182"/>
    <w:rsid w:val="00EF5873"/>
    <w:rsid w:val="00EF78C2"/>
    <w:rsid w:val="00EF795F"/>
    <w:rsid w:val="00EF7D27"/>
    <w:rsid w:val="00F012F0"/>
    <w:rsid w:val="00F01A53"/>
    <w:rsid w:val="00F025B9"/>
    <w:rsid w:val="00F02E0E"/>
    <w:rsid w:val="00F02F4F"/>
    <w:rsid w:val="00F039A1"/>
    <w:rsid w:val="00F03E62"/>
    <w:rsid w:val="00F0459F"/>
    <w:rsid w:val="00F058D7"/>
    <w:rsid w:val="00F064E5"/>
    <w:rsid w:val="00F0662A"/>
    <w:rsid w:val="00F06884"/>
    <w:rsid w:val="00F06B90"/>
    <w:rsid w:val="00F06EFA"/>
    <w:rsid w:val="00F0704B"/>
    <w:rsid w:val="00F077E1"/>
    <w:rsid w:val="00F07CD3"/>
    <w:rsid w:val="00F07D6F"/>
    <w:rsid w:val="00F07F02"/>
    <w:rsid w:val="00F10F0B"/>
    <w:rsid w:val="00F11C46"/>
    <w:rsid w:val="00F12179"/>
    <w:rsid w:val="00F13278"/>
    <w:rsid w:val="00F13AE5"/>
    <w:rsid w:val="00F13E86"/>
    <w:rsid w:val="00F16519"/>
    <w:rsid w:val="00F16966"/>
    <w:rsid w:val="00F172BF"/>
    <w:rsid w:val="00F17981"/>
    <w:rsid w:val="00F207C7"/>
    <w:rsid w:val="00F20D37"/>
    <w:rsid w:val="00F21293"/>
    <w:rsid w:val="00F21E41"/>
    <w:rsid w:val="00F2288B"/>
    <w:rsid w:val="00F24597"/>
    <w:rsid w:val="00F261D0"/>
    <w:rsid w:val="00F2713E"/>
    <w:rsid w:val="00F275DE"/>
    <w:rsid w:val="00F27F55"/>
    <w:rsid w:val="00F3216E"/>
    <w:rsid w:val="00F32B14"/>
    <w:rsid w:val="00F331CC"/>
    <w:rsid w:val="00F33FA9"/>
    <w:rsid w:val="00F344C7"/>
    <w:rsid w:val="00F346D3"/>
    <w:rsid w:val="00F3483D"/>
    <w:rsid w:val="00F372F1"/>
    <w:rsid w:val="00F40394"/>
    <w:rsid w:val="00F4164B"/>
    <w:rsid w:val="00F42E5A"/>
    <w:rsid w:val="00F42EB4"/>
    <w:rsid w:val="00F42F88"/>
    <w:rsid w:val="00F43718"/>
    <w:rsid w:val="00F4625B"/>
    <w:rsid w:val="00F46DE0"/>
    <w:rsid w:val="00F47B47"/>
    <w:rsid w:val="00F5020F"/>
    <w:rsid w:val="00F511B8"/>
    <w:rsid w:val="00F5137A"/>
    <w:rsid w:val="00F53299"/>
    <w:rsid w:val="00F539EF"/>
    <w:rsid w:val="00F546E1"/>
    <w:rsid w:val="00F54B3F"/>
    <w:rsid w:val="00F54B98"/>
    <w:rsid w:val="00F54EC5"/>
    <w:rsid w:val="00F55431"/>
    <w:rsid w:val="00F55CFB"/>
    <w:rsid w:val="00F55F32"/>
    <w:rsid w:val="00F56271"/>
    <w:rsid w:val="00F566CF"/>
    <w:rsid w:val="00F5691B"/>
    <w:rsid w:val="00F600D9"/>
    <w:rsid w:val="00F61F28"/>
    <w:rsid w:val="00F6327C"/>
    <w:rsid w:val="00F63D0F"/>
    <w:rsid w:val="00F63F4A"/>
    <w:rsid w:val="00F6459D"/>
    <w:rsid w:val="00F65CFE"/>
    <w:rsid w:val="00F664F1"/>
    <w:rsid w:val="00F66DF9"/>
    <w:rsid w:val="00F7047B"/>
    <w:rsid w:val="00F7073A"/>
    <w:rsid w:val="00F708C9"/>
    <w:rsid w:val="00F70F04"/>
    <w:rsid w:val="00F71A96"/>
    <w:rsid w:val="00F71C72"/>
    <w:rsid w:val="00F7269E"/>
    <w:rsid w:val="00F734B9"/>
    <w:rsid w:val="00F74115"/>
    <w:rsid w:val="00F759A5"/>
    <w:rsid w:val="00F76F23"/>
    <w:rsid w:val="00F7715B"/>
    <w:rsid w:val="00F80298"/>
    <w:rsid w:val="00F804F3"/>
    <w:rsid w:val="00F813C6"/>
    <w:rsid w:val="00F84715"/>
    <w:rsid w:val="00F86631"/>
    <w:rsid w:val="00F86EBA"/>
    <w:rsid w:val="00F876D1"/>
    <w:rsid w:val="00F91B7C"/>
    <w:rsid w:val="00F933B9"/>
    <w:rsid w:val="00F939BC"/>
    <w:rsid w:val="00F9515B"/>
    <w:rsid w:val="00F954B6"/>
    <w:rsid w:val="00F9740F"/>
    <w:rsid w:val="00F97499"/>
    <w:rsid w:val="00FA01D7"/>
    <w:rsid w:val="00FA02FE"/>
    <w:rsid w:val="00FA0F5D"/>
    <w:rsid w:val="00FA129E"/>
    <w:rsid w:val="00FA2222"/>
    <w:rsid w:val="00FA2D48"/>
    <w:rsid w:val="00FA4DEA"/>
    <w:rsid w:val="00FA526B"/>
    <w:rsid w:val="00FA57AD"/>
    <w:rsid w:val="00FA597E"/>
    <w:rsid w:val="00FA653C"/>
    <w:rsid w:val="00FA7465"/>
    <w:rsid w:val="00FB0638"/>
    <w:rsid w:val="00FB0A2A"/>
    <w:rsid w:val="00FB4970"/>
    <w:rsid w:val="00FB515C"/>
    <w:rsid w:val="00FB53C1"/>
    <w:rsid w:val="00FB5582"/>
    <w:rsid w:val="00FB57C2"/>
    <w:rsid w:val="00FB5953"/>
    <w:rsid w:val="00FB5A21"/>
    <w:rsid w:val="00FB5DDC"/>
    <w:rsid w:val="00FB5EF1"/>
    <w:rsid w:val="00FB737A"/>
    <w:rsid w:val="00FC0C1D"/>
    <w:rsid w:val="00FC11D0"/>
    <w:rsid w:val="00FC2098"/>
    <w:rsid w:val="00FC210C"/>
    <w:rsid w:val="00FC24BB"/>
    <w:rsid w:val="00FC2606"/>
    <w:rsid w:val="00FC2C8A"/>
    <w:rsid w:val="00FC3787"/>
    <w:rsid w:val="00FC3897"/>
    <w:rsid w:val="00FC4934"/>
    <w:rsid w:val="00FC52CA"/>
    <w:rsid w:val="00FC550F"/>
    <w:rsid w:val="00FC6855"/>
    <w:rsid w:val="00FC6CA7"/>
    <w:rsid w:val="00FC74EC"/>
    <w:rsid w:val="00FD00DC"/>
    <w:rsid w:val="00FD021E"/>
    <w:rsid w:val="00FD097F"/>
    <w:rsid w:val="00FD3271"/>
    <w:rsid w:val="00FD5B56"/>
    <w:rsid w:val="00FD6785"/>
    <w:rsid w:val="00FD77F1"/>
    <w:rsid w:val="00FE05F0"/>
    <w:rsid w:val="00FE3E9C"/>
    <w:rsid w:val="00FE461D"/>
    <w:rsid w:val="00FE5707"/>
    <w:rsid w:val="00FE5BCA"/>
    <w:rsid w:val="00FE6140"/>
    <w:rsid w:val="00FE6151"/>
    <w:rsid w:val="00FE70A0"/>
    <w:rsid w:val="00FF09A0"/>
    <w:rsid w:val="00FF0AFB"/>
    <w:rsid w:val="00FF10B2"/>
    <w:rsid w:val="00FF171B"/>
    <w:rsid w:val="00FF1CED"/>
    <w:rsid w:val="00FF27DC"/>
    <w:rsid w:val="00FF2F45"/>
    <w:rsid w:val="00FF3EC5"/>
    <w:rsid w:val="00FF516E"/>
    <w:rsid w:val="00FF602A"/>
    <w:rsid w:val="00FF69BD"/>
    <w:rsid w:val="00FF70F0"/>
    <w:rsid w:val="00FF7234"/>
    <w:rsid w:val="00FF7CD5"/>
    <w:rsid w:val="00FF7D99"/>
    <w:rsid w:val="010BC53A"/>
    <w:rsid w:val="01399E3F"/>
    <w:rsid w:val="01588818"/>
    <w:rsid w:val="01688967"/>
    <w:rsid w:val="01A2A90B"/>
    <w:rsid w:val="01B240FF"/>
    <w:rsid w:val="01BD3CC6"/>
    <w:rsid w:val="01C3BDF3"/>
    <w:rsid w:val="01E1A3B1"/>
    <w:rsid w:val="020E14A4"/>
    <w:rsid w:val="02122461"/>
    <w:rsid w:val="02279423"/>
    <w:rsid w:val="02C42A67"/>
    <w:rsid w:val="03528162"/>
    <w:rsid w:val="036ABEC0"/>
    <w:rsid w:val="0370A1ED"/>
    <w:rsid w:val="037E6D95"/>
    <w:rsid w:val="03A43845"/>
    <w:rsid w:val="03B1C40B"/>
    <w:rsid w:val="03E07D5D"/>
    <w:rsid w:val="041BDDD8"/>
    <w:rsid w:val="0451B3D7"/>
    <w:rsid w:val="04BE50F2"/>
    <w:rsid w:val="04CC3C19"/>
    <w:rsid w:val="04E510E2"/>
    <w:rsid w:val="04EBBCB2"/>
    <w:rsid w:val="051E449D"/>
    <w:rsid w:val="053B3638"/>
    <w:rsid w:val="057D15EF"/>
    <w:rsid w:val="05886093"/>
    <w:rsid w:val="05C1FBED"/>
    <w:rsid w:val="05C29365"/>
    <w:rsid w:val="0617DEB1"/>
    <w:rsid w:val="0628D20D"/>
    <w:rsid w:val="06347D3E"/>
    <w:rsid w:val="066C3565"/>
    <w:rsid w:val="0676E477"/>
    <w:rsid w:val="06808BD7"/>
    <w:rsid w:val="068B9AED"/>
    <w:rsid w:val="069C8BEB"/>
    <w:rsid w:val="06B7D8AD"/>
    <w:rsid w:val="06CC6253"/>
    <w:rsid w:val="06D315FB"/>
    <w:rsid w:val="07377737"/>
    <w:rsid w:val="0746010F"/>
    <w:rsid w:val="077AE527"/>
    <w:rsid w:val="078985B0"/>
    <w:rsid w:val="078F0520"/>
    <w:rsid w:val="07B2F75D"/>
    <w:rsid w:val="07BCE7B9"/>
    <w:rsid w:val="07DA0B2A"/>
    <w:rsid w:val="07DC5D77"/>
    <w:rsid w:val="0806E556"/>
    <w:rsid w:val="0891AF91"/>
    <w:rsid w:val="08BAF517"/>
    <w:rsid w:val="08CB4AD7"/>
    <w:rsid w:val="0907518E"/>
    <w:rsid w:val="09093201"/>
    <w:rsid w:val="090CF77F"/>
    <w:rsid w:val="0917B2A2"/>
    <w:rsid w:val="095C1219"/>
    <w:rsid w:val="095EAC67"/>
    <w:rsid w:val="096D37CB"/>
    <w:rsid w:val="09768638"/>
    <w:rsid w:val="098D312B"/>
    <w:rsid w:val="09F36EE5"/>
    <w:rsid w:val="0A1F02B9"/>
    <w:rsid w:val="0A20AB80"/>
    <w:rsid w:val="0A23C115"/>
    <w:rsid w:val="0A427F1E"/>
    <w:rsid w:val="0A590652"/>
    <w:rsid w:val="0A5FB8BA"/>
    <w:rsid w:val="0A64466D"/>
    <w:rsid w:val="0A716ED8"/>
    <w:rsid w:val="0A832B82"/>
    <w:rsid w:val="0AEBD1A7"/>
    <w:rsid w:val="0B0F9682"/>
    <w:rsid w:val="0B1634DB"/>
    <w:rsid w:val="0B169982"/>
    <w:rsid w:val="0B855816"/>
    <w:rsid w:val="0B8D172B"/>
    <w:rsid w:val="0B8D8621"/>
    <w:rsid w:val="0B9497CB"/>
    <w:rsid w:val="0B950E05"/>
    <w:rsid w:val="0BB2218B"/>
    <w:rsid w:val="0BC175E7"/>
    <w:rsid w:val="0BDFF941"/>
    <w:rsid w:val="0BFF2CF3"/>
    <w:rsid w:val="0C437562"/>
    <w:rsid w:val="0C475B46"/>
    <w:rsid w:val="0C6907A6"/>
    <w:rsid w:val="0C74FAFA"/>
    <w:rsid w:val="0CABD386"/>
    <w:rsid w:val="0CC9A514"/>
    <w:rsid w:val="0D0DD66B"/>
    <w:rsid w:val="0D1060F6"/>
    <w:rsid w:val="0D39FF41"/>
    <w:rsid w:val="0D45A743"/>
    <w:rsid w:val="0DA8C724"/>
    <w:rsid w:val="0DDED9D1"/>
    <w:rsid w:val="0DECB347"/>
    <w:rsid w:val="0DF386BB"/>
    <w:rsid w:val="0E01EE42"/>
    <w:rsid w:val="0E490F59"/>
    <w:rsid w:val="0E5530A5"/>
    <w:rsid w:val="0E68AD7B"/>
    <w:rsid w:val="0E8CE2D7"/>
    <w:rsid w:val="0EA1120B"/>
    <w:rsid w:val="0EB9CB5A"/>
    <w:rsid w:val="0F1EF011"/>
    <w:rsid w:val="0F2BB79E"/>
    <w:rsid w:val="0F344A87"/>
    <w:rsid w:val="0F374E25"/>
    <w:rsid w:val="0F7F06A0"/>
    <w:rsid w:val="0F986C66"/>
    <w:rsid w:val="0FD89CFD"/>
    <w:rsid w:val="0FFAE12B"/>
    <w:rsid w:val="1061D895"/>
    <w:rsid w:val="10B52539"/>
    <w:rsid w:val="10F85FC2"/>
    <w:rsid w:val="10FA27BB"/>
    <w:rsid w:val="10FBC38A"/>
    <w:rsid w:val="112B3D6E"/>
    <w:rsid w:val="1190EC28"/>
    <w:rsid w:val="11ACEED3"/>
    <w:rsid w:val="11B46187"/>
    <w:rsid w:val="1217D42A"/>
    <w:rsid w:val="121A0159"/>
    <w:rsid w:val="12314D0B"/>
    <w:rsid w:val="123B0103"/>
    <w:rsid w:val="12548952"/>
    <w:rsid w:val="12D328C3"/>
    <w:rsid w:val="1301361E"/>
    <w:rsid w:val="134E1171"/>
    <w:rsid w:val="135917AE"/>
    <w:rsid w:val="136C624C"/>
    <w:rsid w:val="136CF0B2"/>
    <w:rsid w:val="13813611"/>
    <w:rsid w:val="13973740"/>
    <w:rsid w:val="13AC9FFC"/>
    <w:rsid w:val="13B12060"/>
    <w:rsid w:val="1407C9F0"/>
    <w:rsid w:val="14284760"/>
    <w:rsid w:val="143659BE"/>
    <w:rsid w:val="14A8ABBA"/>
    <w:rsid w:val="14C4E2E7"/>
    <w:rsid w:val="14C83F1F"/>
    <w:rsid w:val="14D30490"/>
    <w:rsid w:val="15062127"/>
    <w:rsid w:val="1542493F"/>
    <w:rsid w:val="1546C230"/>
    <w:rsid w:val="15695274"/>
    <w:rsid w:val="1570DB53"/>
    <w:rsid w:val="158E9221"/>
    <w:rsid w:val="15971A3F"/>
    <w:rsid w:val="15A35250"/>
    <w:rsid w:val="15B56338"/>
    <w:rsid w:val="15B7BEED"/>
    <w:rsid w:val="15C2E8D1"/>
    <w:rsid w:val="15D0A53E"/>
    <w:rsid w:val="16161319"/>
    <w:rsid w:val="16293DE7"/>
    <w:rsid w:val="162FDAAB"/>
    <w:rsid w:val="1630948F"/>
    <w:rsid w:val="163413F4"/>
    <w:rsid w:val="1646FC8C"/>
    <w:rsid w:val="1651F06C"/>
    <w:rsid w:val="1675043C"/>
    <w:rsid w:val="1683E0CF"/>
    <w:rsid w:val="16B3472D"/>
    <w:rsid w:val="16F747F2"/>
    <w:rsid w:val="1707107B"/>
    <w:rsid w:val="170AE54C"/>
    <w:rsid w:val="172E4BC1"/>
    <w:rsid w:val="1759F3D5"/>
    <w:rsid w:val="176F2ABB"/>
    <w:rsid w:val="17708B81"/>
    <w:rsid w:val="17816A80"/>
    <w:rsid w:val="178B520D"/>
    <w:rsid w:val="178C80FD"/>
    <w:rsid w:val="17BF15DC"/>
    <w:rsid w:val="17C22356"/>
    <w:rsid w:val="17D85EF6"/>
    <w:rsid w:val="17F2D4C5"/>
    <w:rsid w:val="1818B0F2"/>
    <w:rsid w:val="1821A9D2"/>
    <w:rsid w:val="18660431"/>
    <w:rsid w:val="18D417D6"/>
    <w:rsid w:val="18FFD138"/>
    <w:rsid w:val="19008B4B"/>
    <w:rsid w:val="190125B8"/>
    <w:rsid w:val="190445D1"/>
    <w:rsid w:val="193DFA56"/>
    <w:rsid w:val="194065D2"/>
    <w:rsid w:val="19748830"/>
    <w:rsid w:val="199EB873"/>
    <w:rsid w:val="19EB1AC0"/>
    <w:rsid w:val="1A19B671"/>
    <w:rsid w:val="1A2400DC"/>
    <w:rsid w:val="1AC25B57"/>
    <w:rsid w:val="1B106DC1"/>
    <w:rsid w:val="1B4A9198"/>
    <w:rsid w:val="1B57E9CE"/>
    <w:rsid w:val="1B5B8BCE"/>
    <w:rsid w:val="1B775AE9"/>
    <w:rsid w:val="1B88DAFC"/>
    <w:rsid w:val="1B9CA7D2"/>
    <w:rsid w:val="1BBD361F"/>
    <w:rsid w:val="1BCD624F"/>
    <w:rsid w:val="1BE95F90"/>
    <w:rsid w:val="1BF8032F"/>
    <w:rsid w:val="1C03E8B3"/>
    <w:rsid w:val="1C475BCF"/>
    <w:rsid w:val="1C4F7050"/>
    <w:rsid w:val="1C530D67"/>
    <w:rsid w:val="1CAF288B"/>
    <w:rsid w:val="1CBBD023"/>
    <w:rsid w:val="1CF40DDD"/>
    <w:rsid w:val="1D010F22"/>
    <w:rsid w:val="1D033A31"/>
    <w:rsid w:val="1D3E9535"/>
    <w:rsid w:val="1D535C99"/>
    <w:rsid w:val="1D84A311"/>
    <w:rsid w:val="1D87FD10"/>
    <w:rsid w:val="1D936828"/>
    <w:rsid w:val="1DC576B3"/>
    <w:rsid w:val="1DCF1143"/>
    <w:rsid w:val="1DD778B0"/>
    <w:rsid w:val="1DE9B2C9"/>
    <w:rsid w:val="1E1AF633"/>
    <w:rsid w:val="1E2DDF6F"/>
    <w:rsid w:val="1E7F8494"/>
    <w:rsid w:val="1E87F814"/>
    <w:rsid w:val="1EA6B01B"/>
    <w:rsid w:val="1EF247FB"/>
    <w:rsid w:val="1F1AD934"/>
    <w:rsid w:val="1F627604"/>
    <w:rsid w:val="1F656E45"/>
    <w:rsid w:val="1F716FF3"/>
    <w:rsid w:val="1F94E8A7"/>
    <w:rsid w:val="1FDF0F24"/>
    <w:rsid w:val="202A816D"/>
    <w:rsid w:val="204F15BA"/>
    <w:rsid w:val="2086833C"/>
    <w:rsid w:val="20936BCF"/>
    <w:rsid w:val="2096357E"/>
    <w:rsid w:val="20B325B8"/>
    <w:rsid w:val="20B3F2A1"/>
    <w:rsid w:val="20E1AED9"/>
    <w:rsid w:val="20F42338"/>
    <w:rsid w:val="20F6C8D3"/>
    <w:rsid w:val="20F8253C"/>
    <w:rsid w:val="21144699"/>
    <w:rsid w:val="2164049D"/>
    <w:rsid w:val="217084AF"/>
    <w:rsid w:val="2176C69B"/>
    <w:rsid w:val="21D4A783"/>
    <w:rsid w:val="21DCF9B0"/>
    <w:rsid w:val="21DE28A0"/>
    <w:rsid w:val="21DEFD81"/>
    <w:rsid w:val="21DF8966"/>
    <w:rsid w:val="21F7662D"/>
    <w:rsid w:val="21F7FCB9"/>
    <w:rsid w:val="2205A114"/>
    <w:rsid w:val="2218C4EE"/>
    <w:rsid w:val="222A0FFB"/>
    <w:rsid w:val="22607917"/>
    <w:rsid w:val="227FD51E"/>
    <w:rsid w:val="229407AB"/>
    <w:rsid w:val="22994A83"/>
    <w:rsid w:val="22BCB178"/>
    <w:rsid w:val="22BEACEB"/>
    <w:rsid w:val="22D05701"/>
    <w:rsid w:val="22D55AC2"/>
    <w:rsid w:val="22D881F0"/>
    <w:rsid w:val="22F51B11"/>
    <w:rsid w:val="2317D96D"/>
    <w:rsid w:val="233B4062"/>
    <w:rsid w:val="2340F544"/>
    <w:rsid w:val="2348AFF9"/>
    <w:rsid w:val="2368641B"/>
    <w:rsid w:val="236D78EF"/>
    <w:rsid w:val="2371CA53"/>
    <w:rsid w:val="23853C93"/>
    <w:rsid w:val="238B78FE"/>
    <w:rsid w:val="23B51AB9"/>
    <w:rsid w:val="24424673"/>
    <w:rsid w:val="245D10B3"/>
    <w:rsid w:val="24B7D4EB"/>
    <w:rsid w:val="24D3DFC7"/>
    <w:rsid w:val="24E05275"/>
    <w:rsid w:val="2515865B"/>
    <w:rsid w:val="25240EE1"/>
    <w:rsid w:val="253B4998"/>
    <w:rsid w:val="257136B4"/>
    <w:rsid w:val="25A83B43"/>
    <w:rsid w:val="25AB5CD3"/>
    <w:rsid w:val="25F4DF12"/>
    <w:rsid w:val="2626AA1C"/>
    <w:rsid w:val="262DC2CD"/>
    <w:rsid w:val="2665EFD1"/>
    <w:rsid w:val="26688547"/>
    <w:rsid w:val="2686F926"/>
    <w:rsid w:val="26E5DD1D"/>
    <w:rsid w:val="274D8606"/>
    <w:rsid w:val="2776D635"/>
    <w:rsid w:val="2799894C"/>
    <w:rsid w:val="279C4BD3"/>
    <w:rsid w:val="279D5291"/>
    <w:rsid w:val="279E9B2A"/>
    <w:rsid w:val="27AB2F0A"/>
    <w:rsid w:val="27C33A3A"/>
    <w:rsid w:val="27DA6017"/>
    <w:rsid w:val="282BF702"/>
    <w:rsid w:val="28309F0E"/>
    <w:rsid w:val="283BD49D"/>
    <w:rsid w:val="284BAE54"/>
    <w:rsid w:val="28B0417E"/>
    <w:rsid w:val="28B0F6D2"/>
    <w:rsid w:val="28D10ADC"/>
    <w:rsid w:val="28F5866F"/>
    <w:rsid w:val="2915037B"/>
    <w:rsid w:val="293FA615"/>
    <w:rsid w:val="2941F0FB"/>
    <w:rsid w:val="2944CE1C"/>
    <w:rsid w:val="29C4F2DC"/>
    <w:rsid w:val="29FF053C"/>
    <w:rsid w:val="2A18AB17"/>
    <w:rsid w:val="2A368FCF"/>
    <w:rsid w:val="2A3D1FF3"/>
    <w:rsid w:val="2A56264F"/>
    <w:rsid w:val="2A64C57C"/>
    <w:rsid w:val="2A687856"/>
    <w:rsid w:val="2A9E2CAC"/>
    <w:rsid w:val="2AA298F5"/>
    <w:rsid w:val="2AE8A8A9"/>
    <w:rsid w:val="2AF72F36"/>
    <w:rsid w:val="2B6B9D18"/>
    <w:rsid w:val="2B77994D"/>
    <w:rsid w:val="2B904BD2"/>
    <w:rsid w:val="2B9612EC"/>
    <w:rsid w:val="2BC83B6D"/>
    <w:rsid w:val="2BEDBBA3"/>
    <w:rsid w:val="2C2997B4"/>
    <w:rsid w:val="2C4F715C"/>
    <w:rsid w:val="2C548805"/>
    <w:rsid w:val="2C565146"/>
    <w:rsid w:val="2C70A038"/>
    <w:rsid w:val="2C9CEC4E"/>
    <w:rsid w:val="2CC75A1A"/>
    <w:rsid w:val="2CCB0E28"/>
    <w:rsid w:val="2D13C3BD"/>
    <w:rsid w:val="2D231B86"/>
    <w:rsid w:val="2D3D8BF0"/>
    <w:rsid w:val="2D4FB461"/>
    <w:rsid w:val="2D52DB8F"/>
    <w:rsid w:val="2D8BEDE7"/>
    <w:rsid w:val="2D8FC71D"/>
    <w:rsid w:val="2D94787F"/>
    <w:rsid w:val="2DE1F46C"/>
    <w:rsid w:val="2E842435"/>
    <w:rsid w:val="2E9EA269"/>
    <w:rsid w:val="2EC96A59"/>
    <w:rsid w:val="2EE2B654"/>
    <w:rsid w:val="2F1D6FDA"/>
    <w:rsid w:val="2F2365FF"/>
    <w:rsid w:val="2F4CFD12"/>
    <w:rsid w:val="2F5FC4A6"/>
    <w:rsid w:val="2F6C19BC"/>
    <w:rsid w:val="2F94F3F1"/>
    <w:rsid w:val="301CB2EE"/>
    <w:rsid w:val="305E7AEE"/>
    <w:rsid w:val="307B07E2"/>
    <w:rsid w:val="30ACA985"/>
    <w:rsid w:val="30B53994"/>
    <w:rsid w:val="30B7E2CD"/>
    <w:rsid w:val="30C8FF7E"/>
    <w:rsid w:val="30E664FB"/>
    <w:rsid w:val="30F707FD"/>
    <w:rsid w:val="312D2CEA"/>
    <w:rsid w:val="31536CD1"/>
    <w:rsid w:val="316C8E84"/>
    <w:rsid w:val="31771C07"/>
    <w:rsid w:val="318E0DC2"/>
    <w:rsid w:val="31CE0C83"/>
    <w:rsid w:val="31DCD3BF"/>
    <w:rsid w:val="321FFE56"/>
    <w:rsid w:val="32387C27"/>
    <w:rsid w:val="323FCF1E"/>
    <w:rsid w:val="32675547"/>
    <w:rsid w:val="3277ED22"/>
    <w:rsid w:val="32943F82"/>
    <w:rsid w:val="32995578"/>
    <w:rsid w:val="32AE4252"/>
    <w:rsid w:val="32B59765"/>
    <w:rsid w:val="3309D0ED"/>
    <w:rsid w:val="3310521A"/>
    <w:rsid w:val="33107958"/>
    <w:rsid w:val="331E29BD"/>
    <w:rsid w:val="335ACDCC"/>
    <w:rsid w:val="338AA419"/>
    <w:rsid w:val="33AA23A6"/>
    <w:rsid w:val="33BF5A8C"/>
    <w:rsid w:val="33CCE428"/>
    <w:rsid w:val="33E23BD1"/>
    <w:rsid w:val="33E91BB0"/>
    <w:rsid w:val="33EB0FEF"/>
    <w:rsid w:val="33F0B359"/>
    <w:rsid w:val="3407CD7F"/>
    <w:rsid w:val="34349924"/>
    <w:rsid w:val="3436BC17"/>
    <w:rsid w:val="34454C5B"/>
    <w:rsid w:val="3446AF2B"/>
    <w:rsid w:val="345C1E21"/>
    <w:rsid w:val="346E012A"/>
    <w:rsid w:val="34992A4D"/>
    <w:rsid w:val="34B012F7"/>
    <w:rsid w:val="34B27B6F"/>
    <w:rsid w:val="35091D6F"/>
    <w:rsid w:val="3509991E"/>
    <w:rsid w:val="35126AC0"/>
    <w:rsid w:val="352C1C3F"/>
    <w:rsid w:val="353B5C47"/>
    <w:rsid w:val="35B71956"/>
    <w:rsid w:val="35E2B053"/>
    <w:rsid w:val="35F0981B"/>
    <w:rsid w:val="35FC7AC0"/>
    <w:rsid w:val="364B4BE0"/>
    <w:rsid w:val="36752BD0"/>
    <w:rsid w:val="367FE08C"/>
    <w:rsid w:val="369316B1"/>
    <w:rsid w:val="36DE2268"/>
    <w:rsid w:val="36E22A0A"/>
    <w:rsid w:val="36F49BB2"/>
    <w:rsid w:val="36F74AC5"/>
    <w:rsid w:val="36FD7C7B"/>
    <w:rsid w:val="36FEB603"/>
    <w:rsid w:val="37179B1A"/>
    <w:rsid w:val="371A7798"/>
    <w:rsid w:val="37254FF9"/>
    <w:rsid w:val="373235E8"/>
    <w:rsid w:val="37375FB1"/>
    <w:rsid w:val="3738FB7E"/>
    <w:rsid w:val="373B82FE"/>
    <w:rsid w:val="3773D1A2"/>
    <w:rsid w:val="37914AC5"/>
    <w:rsid w:val="379A9864"/>
    <w:rsid w:val="37B17550"/>
    <w:rsid w:val="37B58B38"/>
    <w:rsid w:val="37B5D434"/>
    <w:rsid w:val="37D54443"/>
    <w:rsid w:val="37E400A6"/>
    <w:rsid w:val="38008880"/>
    <w:rsid w:val="380ACC72"/>
    <w:rsid w:val="3816DC4A"/>
    <w:rsid w:val="383891B5"/>
    <w:rsid w:val="388BFCD2"/>
    <w:rsid w:val="3898E17C"/>
    <w:rsid w:val="38A560B8"/>
    <w:rsid w:val="38B804F8"/>
    <w:rsid w:val="38BB687B"/>
    <w:rsid w:val="38CFA746"/>
    <w:rsid w:val="38D1CE51"/>
    <w:rsid w:val="38FE26B4"/>
    <w:rsid w:val="390183C2"/>
    <w:rsid w:val="392D2B16"/>
    <w:rsid w:val="39499E4C"/>
    <w:rsid w:val="39787AF9"/>
    <w:rsid w:val="398B822D"/>
    <w:rsid w:val="39B6AF74"/>
    <w:rsid w:val="39C7E8DE"/>
    <w:rsid w:val="39CFA8DE"/>
    <w:rsid w:val="39DA261A"/>
    <w:rsid w:val="39FBAA41"/>
    <w:rsid w:val="39FD51A3"/>
    <w:rsid w:val="3A16F21A"/>
    <w:rsid w:val="3A1BB872"/>
    <w:rsid w:val="3A7CA3E2"/>
    <w:rsid w:val="3A9718F8"/>
    <w:rsid w:val="3A9A72F9"/>
    <w:rsid w:val="3AA51970"/>
    <w:rsid w:val="3AAD600A"/>
    <w:rsid w:val="3ADBA066"/>
    <w:rsid w:val="3B64095E"/>
    <w:rsid w:val="3B6884E2"/>
    <w:rsid w:val="3B9493B6"/>
    <w:rsid w:val="3B97DB19"/>
    <w:rsid w:val="3BA2FE95"/>
    <w:rsid w:val="3BCD61C9"/>
    <w:rsid w:val="3BDFCB90"/>
    <w:rsid w:val="3BF71AF1"/>
    <w:rsid w:val="3C05A70B"/>
    <w:rsid w:val="3C1EA5F9"/>
    <w:rsid w:val="3C320BDF"/>
    <w:rsid w:val="3C49E1D9"/>
    <w:rsid w:val="3C7D9488"/>
    <w:rsid w:val="3C93DE0A"/>
    <w:rsid w:val="3CC3379D"/>
    <w:rsid w:val="3CD55E88"/>
    <w:rsid w:val="3CF969FE"/>
    <w:rsid w:val="3D03A87B"/>
    <w:rsid w:val="3D097355"/>
    <w:rsid w:val="3D0BDD27"/>
    <w:rsid w:val="3D1F05A4"/>
    <w:rsid w:val="3D2B2BA7"/>
    <w:rsid w:val="3D481D42"/>
    <w:rsid w:val="3D4C9A9E"/>
    <w:rsid w:val="3D80941F"/>
    <w:rsid w:val="3D8BB270"/>
    <w:rsid w:val="3DC11EC5"/>
    <w:rsid w:val="3E3CA983"/>
    <w:rsid w:val="3E3ED34C"/>
    <w:rsid w:val="3E5D26F3"/>
    <w:rsid w:val="3E5EF4E9"/>
    <w:rsid w:val="3E61A44F"/>
    <w:rsid w:val="3E82B494"/>
    <w:rsid w:val="3E8FDBA2"/>
    <w:rsid w:val="3EBDE08D"/>
    <w:rsid w:val="3F15CD28"/>
    <w:rsid w:val="3F226FD5"/>
    <w:rsid w:val="3F319B66"/>
    <w:rsid w:val="3F6020EC"/>
    <w:rsid w:val="3FA539BA"/>
    <w:rsid w:val="3FC3A7A5"/>
    <w:rsid w:val="3FD124D1"/>
    <w:rsid w:val="402E6D83"/>
    <w:rsid w:val="40310AC0"/>
    <w:rsid w:val="403DBB72"/>
    <w:rsid w:val="4057D0E1"/>
    <w:rsid w:val="40AD202D"/>
    <w:rsid w:val="40E13B56"/>
    <w:rsid w:val="413BC8D0"/>
    <w:rsid w:val="413E600B"/>
    <w:rsid w:val="415BF926"/>
    <w:rsid w:val="41795F19"/>
    <w:rsid w:val="417CD078"/>
    <w:rsid w:val="418A3014"/>
    <w:rsid w:val="418EFAA6"/>
    <w:rsid w:val="419B5BC8"/>
    <w:rsid w:val="419FE701"/>
    <w:rsid w:val="41A5C523"/>
    <w:rsid w:val="41AC883A"/>
    <w:rsid w:val="41E441D5"/>
    <w:rsid w:val="42111129"/>
    <w:rsid w:val="4274E88F"/>
    <w:rsid w:val="42839D12"/>
    <w:rsid w:val="42A4B443"/>
    <w:rsid w:val="42CC52A7"/>
    <w:rsid w:val="42CC79E5"/>
    <w:rsid w:val="42DB86F4"/>
    <w:rsid w:val="42EE6EEC"/>
    <w:rsid w:val="42F5EB92"/>
    <w:rsid w:val="42F8ABAB"/>
    <w:rsid w:val="42FCE2EE"/>
    <w:rsid w:val="4336BA14"/>
    <w:rsid w:val="4340DE9B"/>
    <w:rsid w:val="43E055A1"/>
    <w:rsid w:val="43F694B6"/>
    <w:rsid w:val="4410B8F0"/>
    <w:rsid w:val="44262171"/>
    <w:rsid w:val="442873BE"/>
    <w:rsid w:val="4429E14D"/>
    <w:rsid w:val="443A506F"/>
    <w:rsid w:val="4440B52C"/>
    <w:rsid w:val="4463A49D"/>
    <w:rsid w:val="4467BE61"/>
    <w:rsid w:val="449E86D9"/>
    <w:rsid w:val="44D69BC6"/>
    <w:rsid w:val="4509CCEA"/>
    <w:rsid w:val="451121FD"/>
    <w:rsid w:val="451EFEF8"/>
    <w:rsid w:val="457133E9"/>
    <w:rsid w:val="458EA4F9"/>
    <w:rsid w:val="45948EAE"/>
    <w:rsid w:val="45B253E7"/>
    <w:rsid w:val="45C1D5CF"/>
    <w:rsid w:val="45D96FA6"/>
    <w:rsid w:val="45DDB47D"/>
    <w:rsid w:val="4600B610"/>
    <w:rsid w:val="4605B50A"/>
    <w:rsid w:val="46321FDB"/>
    <w:rsid w:val="46332C67"/>
    <w:rsid w:val="4644943A"/>
    <w:rsid w:val="46722934"/>
    <w:rsid w:val="4675ACA2"/>
    <w:rsid w:val="467A4CEF"/>
    <w:rsid w:val="46CED094"/>
    <w:rsid w:val="46D1641C"/>
    <w:rsid w:val="46DC62F0"/>
    <w:rsid w:val="46FF3E40"/>
    <w:rsid w:val="472FFA68"/>
    <w:rsid w:val="473AB412"/>
    <w:rsid w:val="4769AACD"/>
    <w:rsid w:val="476E41A4"/>
    <w:rsid w:val="47761DB2"/>
    <w:rsid w:val="47A08280"/>
    <w:rsid w:val="47A1A15A"/>
    <w:rsid w:val="47CB532B"/>
    <w:rsid w:val="47D0DA01"/>
    <w:rsid w:val="47D2B8D1"/>
    <w:rsid w:val="47F78C1D"/>
    <w:rsid w:val="47FC4E84"/>
    <w:rsid w:val="47FD7D74"/>
    <w:rsid w:val="48351F70"/>
    <w:rsid w:val="487DD062"/>
    <w:rsid w:val="48B255C8"/>
    <w:rsid w:val="48D7DAA1"/>
    <w:rsid w:val="48F067A6"/>
    <w:rsid w:val="493FF4E1"/>
    <w:rsid w:val="49799AAE"/>
    <w:rsid w:val="498B6CFD"/>
    <w:rsid w:val="498F363B"/>
    <w:rsid w:val="49BDBFED"/>
    <w:rsid w:val="4A0E5EDC"/>
    <w:rsid w:val="4A2B1DA6"/>
    <w:rsid w:val="4A4C6741"/>
    <w:rsid w:val="4A5252BE"/>
    <w:rsid w:val="4AB72AEE"/>
    <w:rsid w:val="4AF0F190"/>
    <w:rsid w:val="4B2C62E3"/>
    <w:rsid w:val="4B2E609B"/>
    <w:rsid w:val="4B3CBE1D"/>
    <w:rsid w:val="4B927DD1"/>
    <w:rsid w:val="4B9A4CD7"/>
    <w:rsid w:val="4BD76E19"/>
    <w:rsid w:val="4BE127B3"/>
    <w:rsid w:val="4C31F20C"/>
    <w:rsid w:val="4C38D3E5"/>
    <w:rsid w:val="4C5FED8E"/>
    <w:rsid w:val="4C68B56F"/>
    <w:rsid w:val="4C6BDFDA"/>
    <w:rsid w:val="4C6E3183"/>
    <w:rsid w:val="4C7AA203"/>
    <w:rsid w:val="4C9DF719"/>
    <w:rsid w:val="4CBEEA72"/>
    <w:rsid w:val="4CC74199"/>
    <w:rsid w:val="4CCEF659"/>
    <w:rsid w:val="4CD0BCC1"/>
    <w:rsid w:val="4CDC57BC"/>
    <w:rsid w:val="4CECA0FB"/>
    <w:rsid w:val="4D05CE0C"/>
    <w:rsid w:val="4D12687D"/>
    <w:rsid w:val="4D141F1E"/>
    <w:rsid w:val="4D666068"/>
    <w:rsid w:val="4D79AEED"/>
    <w:rsid w:val="4D922EFA"/>
    <w:rsid w:val="4D929043"/>
    <w:rsid w:val="4D9BE4AB"/>
    <w:rsid w:val="4DA05F4B"/>
    <w:rsid w:val="4DF73EB2"/>
    <w:rsid w:val="4DFA2877"/>
    <w:rsid w:val="4E19869A"/>
    <w:rsid w:val="4E19E731"/>
    <w:rsid w:val="4E339B3A"/>
    <w:rsid w:val="4E6CF1C9"/>
    <w:rsid w:val="4E836EA7"/>
    <w:rsid w:val="4EA655EF"/>
    <w:rsid w:val="4EE670FF"/>
    <w:rsid w:val="4F3AFA01"/>
    <w:rsid w:val="4F7D7386"/>
    <w:rsid w:val="4FA9BEC2"/>
    <w:rsid w:val="4FB9E577"/>
    <w:rsid w:val="4FFBD0B0"/>
    <w:rsid w:val="5008C22A"/>
    <w:rsid w:val="501AF973"/>
    <w:rsid w:val="502F33E7"/>
    <w:rsid w:val="503C165D"/>
    <w:rsid w:val="504F1C10"/>
    <w:rsid w:val="507C4A32"/>
    <w:rsid w:val="5083F4B1"/>
    <w:rsid w:val="50BA6738"/>
    <w:rsid w:val="512D0A57"/>
    <w:rsid w:val="51416978"/>
    <w:rsid w:val="5153BD9A"/>
    <w:rsid w:val="515A36EC"/>
    <w:rsid w:val="5163375E"/>
    <w:rsid w:val="5186FEE0"/>
    <w:rsid w:val="51BEC19F"/>
    <w:rsid w:val="51C5FBE4"/>
    <w:rsid w:val="51D93BEB"/>
    <w:rsid w:val="52032116"/>
    <w:rsid w:val="52249AA5"/>
    <w:rsid w:val="52337897"/>
    <w:rsid w:val="5240E935"/>
    <w:rsid w:val="525118B2"/>
    <w:rsid w:val="5264B3B5"/>
    <w:rsid w:val="529CE3E8"/>
    <w:rsid w:val="52B90836"/>
    <w:rsid w:val="52D32F91"/>
    <w:rsid w:val="52FC72B4"/>
    <w:rsid w:val="5306537D"/>
    <w:rsid w:val="531A606E"/>
    <w:rsid w:val="531BBD73"/>
    <w:rsid w:val="532E63C1"/>
    <w:rsid w:val="535B2978"/>
    <w:rsid w:val="53B090F5"/>
    <w:rsid w:val="53BB3DE3"/>
    <w:rsid w:val="544F88DD"/>
    <w:rsid w:val="544FC47A"/>
    <w:rsid w:val="54539F51"/>
    <w:rsid w:val="546942BD"/>
    <w:rsid w:val="548388D9"/>
    <w:rsid w:val="548AC6E4"/>
    <w:rsid w:val="549D8ABA"/>
    <w:rsid w:val="54AB127E"/>
    <w:rsid w:val="54AE6B82"/>
    <w:rsid w:val="54B1E392"/>
    <w:rsid w:val="54BDE0EC"/>
    <w:rsid w:val="54C1AA2A"/>
    <w:rsid w:val="54DBCEA6"/>
    <w:rsid w:val="5518BD41"/>
    <w:rsid w:val="55268711"/>
    <w:rsid w:val="55358C41"/>
    <w:rsid w:val="55A1F5F5"/>
    <w:rsid w:val="55A3FBEB"/>
    <w:rsid w:val="55DC4381"/>
    <w:rsid w:val="55E23D5E"/>
    <w:rsid w:val="55F252E2"/>
    <w:rsid w:val="55F78337"/>
    <w:rsid w:val="5600F68C"/>
    <w:rsid w:val="561F0F61"/>
    <w:rsid w:val="5625CDF7"/>
    <w:rsid w:val="5639B280"/>
    <w:rsid w:val="56494A5C"/>
    <w:rsid w:val="565CE313"/>
    <w:rsid w:val="56DE63F6"/>
    <w:rsid w:val="56E79A3F"/>
    <w:rsid w:val="56F4BF34"/>
    <w:rsid w:val="5701FC24"/>
    <w:rsid w:val="57182F29"/>
    <w:rsid w:val="5757C92B"/>
    <w:rsid w:val="5757E04B"/>
    <w:rsid w:val="57803933"/>
    <w:rsid w:val="57CDAE30"/>
    <w:rsid w:val="57E5FAF4"/>
    <w:rsid w:val="57FE1DB4"/>
    <w:rsid w:val="58139D63"/>
    <w:rsid w:val="5850ABA2"/>
    <w:rsid w:val="58999DA5"/>
    <w:rsid w:val="58C3037B"/>
    <w:rsid w:val="58C43E42"/>
    <w:rsid w:val="58FA2569"/>
    <w:rsid w:val="58FBB900"/>
    <w:rsid w:val="590D6369"/>
    <w:rsid w:val="591B1864"/>
    <w:rsid w:val="592B6D76"/>
    <w:rsid w:val="59385E22"/>
    <w:rsid w:val="596CCC39"/>
    <w:rsid w:val="59760E5A"/>
    <w:rsid w:val="598A88E1"/>
    <w:rsid w:val="59C2DA5B"/>
    <w:rsid w:val="59C476AF"/>
    <w:rsid w:val="59E3F705"/>
    <w:rsid w:val="59E8E49B"/>
    <w:rsid w:val="59F44DC0"/>
    <w:rsid w:val="5A099F9E"/>
    <w:rsid w:val="5A27E73D"/>
    <w:rsid w:val="5A344011"/>
    <w:rsid w:val="5A4253BA"/>
    <w:rsid w:val="5A5586CF"/>
    <w:rsid w:val="5A702F79"/>
    <w:rsid w:val="5A97BF28"/>
    <w:rsid w:val="5A9E0BC4"/>
    <w:rsid w:val="5AEBBBCF"/>
    <w:rsid w:val="5B014125"/>
    <w:rsid w:val="5B28CC52"/>
    <w:rsid w:val="5B4CA140"/>
    <w:rsid w:val="5B815065"/>
    <w:rsid w:val="5BAEF6E7"/>
    <w:rsid w:val="5BAF1A18"/>
    <w:rsid w:val="5BCE6E91"/>
    <w:rsid w:val="5BE07B4D"/>
    <w:rsid w:val="5BE79DBB"/>
    <w:rsid w:val="5C190275"/>
    <w:rsid w:val="5C39DC25"/>
    <w:rsid w:val="5C3D0F99"/>
    <w:rsid w:val="5C4AF31A"/>
    <w:rsid w:val="5C7CD8A5"/>
    <w:rsid w:val="5CB4A7D4"/>
    <w:rsid w:val="5CBC18B0"/>
    <w:rsid w:val="5CCADAD9"/>
    <w:rsid w:val="5CD476C4"/>
    <w:rsid w:val="5CDE5B8D"/>
    <w:rsid w:val="5CE2579C"/>
    <w:rsid w:val="5CF40F1D"/>
    <w:rsid w:val="5D2D9F18"/>
    <w:rsid w:val="5D2E4875"/>
    <w:rsid w:val="5D309CD7"/>
    <w:rsid w:val="5D769F7C"/>
    <w:rsid w:val="5D97AF65"/>
    <w:rsid w:val="5DC4ACE7"/>
    <w:rsid w:val="5DCAF689"/>
    <w:rsid w:val="5DE55D28"/>
    <w:rsid w:val="5DE91BCE"/>
    <w:rsid w:val="5E0050E7"/>
    <w:rsid w:val="5E0FC596"/>
    <w:rsid w:val="5E1EB0D4"/>
    <w:rsid w:val="5E419F69"/>
    <w:rsid w:val="5E45B120"/>
    <w:rsid w:val="5E4FC9B5"/>
    <w:rsid w:val="5E6B118E"/>
    <w:rsid w:val="5E75ED5B"/>
    <w:rsid w:val="5E9E3E32"/>
    <w:rsid w:val="5ED3F51C"/>
    <w:rsid w:val="5EE2129F"/>
    <w:rsid w:val="5EEAC58E"/>
    <w:rsid w:val="5EFF2C36"/>
    <w:rsid w:val="5F0FD090"/>
    <w:rsid w:val="5F1F9F0E"/>
    <w:rsid w:val="5F660256"/>
    <w:rsid w:val="5F6A10BB"/>
    <w:rsid w:val="5F88D864"/>
    <w:rsid w:val="5F9022BE"/>
    <w:rsid w:val="5FAD3B59"/>
    <w:rsid w:val="5FEFE4A1"/>
    <w:rsid w:val="5FFB292A"/>
    <w:rsid w:val="600B1A21"/>
    <w:rsid w:val="601468B8"/>
    <w:rsid w:val="60425397"/>
    <w:rsid w:val="6073F362"/>
    <w:rsid w:val="60940C2B"/>
    <w:rsid w:val="60C0C695"/>
    <w:rsid w:val="60DA1185"/>
    <w:rsid w:val="60F424EB"/>
    <w:rsid w:val="610D4D48"/>
    <w:rsid w:val="6129AE07"/>
    <w:rsid w:val="616B8DF6"/>
    <w:rsid w:val="61A86491"/>
    <w:rsid w:val="61B32022"/>
    <w:rsid w:val="61BC19C1"/>
    <w:rsid w:val="61D7751F"/>
    <w:rsid w:val="61E03339"/>
    <w:rsid w:val="61EB3066"/>
    <w:rsid w:val="61F6218F"/>
    <w:rsid w:val="62A2D311"/>
    <w:rsid w:val="62BFBEB7"/>
    <w:rsid w:val="62C6027B"/>
    <w:rsid w:val="62D4DF72"/>
    <w:rsid w:val="62D8A9AB"/>
    <w:rsid w:val="62E36DED"/>
    <w:rsid w:val="62EC5792"/>
    <w:rsid w:val="62F77140"/>
    <w:rsid w:val="6302AFDA"/>
    <w:rsid w:val="63062D65"/>
    <w:rsid w:val="63233AD8"/>
    <w:rsid w:val="632F4AB0"/>
    <w:rsid w:val="634983F7"/>
    <w:rsid w:val="6382BC55"/>
    <w:rsid w:val="63B591EB"/>
    <w:rsid w:val="63D28B82"/>
    <w:rsid w:val="63E33620"/>
    <w:rsid w:val="63E76F98"/>
    <w:rsid w:val="64123574"/>
    <w:rsid w:val="6428CF1F"/>
    <w:rsid w:val="645996DA"/>
    <w:rsid w:val="649C5E17"/>
    <w:rsid w:val="64A3DAF4"/>
    <w:rsid w:val="64CE64DA"/>
    <w:rsid w:val="64F80197"/>
    <w:rsid w:val="650B246A"/>
    <w:rsid w:val="650F15E1"/>
    <w:rsid w:val="652F0671"/>
    <w:rsid w:val="65388D2A"/>
    <w:rsid w:val="657B92AF"/>
    <w:rsid w:val="65973D57"/>
    <w:rsid w:val="659BD0DE"/>
    <w:rsid w:val="65CF8394"/>
    <w:rsid w:val="65D4900F"/>
    <w:rsid w:val="65FD706C"/>
    <w:rsid w:val="6606EE6F"/>
    <w:rsid w:val="661F1CA3"/>
    <w:rsid w:val="66315759"/>
    <w:rsid w:val="66488E79"/>
    <w:rsid w:val="6652FB5C"/>
    <w:rsid w:val="6660A8C8"/>
    <w:rsid w:val="66639068"/>
    <w:rsid w:val="6684942F"/>
    <w:rsid w:val="66A52CFE"/>
    <w:rsid w:val="66CCECB1"/>
    <w:rsid w:val="66D6BF67"/>
    <w:rsid w:val="66E52E1F"/>
    <w:rsid w:val="66FCB752"/>
    <w:rsid w:val="671EC158"/>
    <w:rsid w:val="671F105A"/>
    <w:rsid w:val="67235BE0"/>
    <w:rsid w:val="67255EB6"/>
    <w:rsid w:val="672BBE9A"/>
    <w:rsid w:val="673DD9FA"/>
    <w:rsid w:val="674F05BE"/>
    <w:rsid w:val="675F2FBB"/>
    <w:rsid w:val="67CFBA3B"/>
    <w:rsid w:val="67D36761"/>
    <w:rsid w:val="680B7280"/>
    <w:rsid w:val="683B227A"/>
    <w:rsid w:val="6857FDEA"/>
    <w:rsid w:val="68866729"/>
    <w:rsid w:val="68887AD1"/>
    <w:rsid w:val="68B057D2"/>
    <w:rsid w:val="68C4B1DD"/>
    <w:rsid w:val="68C7A00E"/>
    <w:rsid w:val="68E478D2"/>
    <w:rsid w:val="69013854"/>
    <w:rsid w:val="694A1AF1"/>
    <w:rsid w:val="6952CC17"/>
    <w:rsid w:val="69A2ECEA"/>
    <w:rsid w:val="69A6DE61"/>
    <w:rsid w:val="69A6E8F9"/>
    <w:rsid w:val="69AE5BAD"/>
    <w:rsid w:val="69B4C822"/>
    <w:rsid w:val="69D454A2"/>
    <w:rsid w:val="6A138095"/>
    <w:rsid w:val="6A17F6F0"/>
    <w:rsid w:val="6A1AD5A8"/>
    <w:rsid w:val="6A1E56E5"/>
    <w:rsid w:val="6A201D4D"/>
    <w:rsid w:val="6A52AA75"/>
    <w:rsid w:val="6A5B796E"/>
    <w:rsid w:val="6A62C7E4"/>
    <w:rsid w:val="6A6FD979"/>
    <w:rsid w:val="6A93ED56"/>
    <w:rsid w:val="6AA0C7D8"/>
    <w:rsid w:val="6AA3BA0C"/>
    <w:rsid w:val="6AE2F038"/>
    <w:rsid w:val="6AE45DA0"/>
    <w:rsid w:val="6AEA1186"/>
    <w:rsid w:val="6AF5D80E"/>
    <w:rsid w:val="6B0D557C"/>
    <w:rsid w:val="6B373567"/>
    <w:rsid w:val="6B377D9C"/>
    <w:rsid w:val="6B4D6E61"/>
    <w:rsid w:val="6B8D672D"/>
    <w:rsid w:val="6BD1AA19"/>
    <w:rsid w:val="6BDE4CAB"/>
    <w:rsid w:val="6BDF9CE4"/>
    <w:rsid w:val="6BFC029A"/>
    <w:rsid w:val="6C0A6EAD"/>
    <w:rsid w:val="6C11CFFD"/>
    <w:rsid w:val="6C25E49D"/>
    <w:rsid w:val="6C72B1D0"/>
    <w:rsid w:val="6C87602D"/>
    <w:rsid w:val="6C8E8887"/>
    <w:rsid w:val="6CD1572A"/>
    <w:rsid w:val="6CD8EC44"/>
    <w:rsid w:val="6D13CED2"/>
    <w:rsid w:val="6D63E412"/>
    <w:rsid w:val="6D9C0D0D"/>
    <w:rsid w:val="6D9CFD5E"/>
    <w:rsid w:val="6D9ECD26"/>
    <w:rsid w:val="6DADD507"/>
    <w:rsid w:val="6DD24C59"/>
    <w:rsid w:val="6DF0500D"/>
    <w:rsid w:val="6E172D72"/>
    <w:rsid w:val="6E1B66EA"/>
    <w:rsid w:val="6E4077E1"/>
    <w:rsid w:val="6E576A5F"/>
    <w:rsid w:val="6E782475"/>
    <w:rsid w:val="6E89B6D1"/>
    <w:rsid w:val="6ED7AF1F"/>
    <w:rsid w:val="6EDC257A"/>
    <w:rsid w:val="6EF33EF9"/>
    <w:rsid w:val="6F55A8D0"/>
    <w:rsid w:val="6F7F2515"/>
    <w:rsid w:val="6F8BF31C"/>
    <w:rsid w:val="6F8C451A"/>
    <w:rsid w:val="6FBE53D2"/>
    <w:rsid w:val="6FC5DA47"/>
    <w:rsid w:val="7017F0E5"/>
    <w:rsid w:val="7036F1C6"/>
    <w:rsid w:val="703B411D"/>
    <w:rsid w:val="70452138"/>
    <w:rsid w:val="7080312B"/>
    <w:rsid w:val="70AF9A32"/>
    <w:rsid w:val="70CEAE9E"/>
    <w:rsid w:val="71397AA8"/>
    <w:rsid w:val="713FB9C9"/>
    <w:rsid w:val="7155FE3A"/>
    <w:rsid w:val="716F78D7"/>
    <w:rsid w:val="7178833F"/>
    <w:rsid w:val="71A2CF6D"/>
    <w:rsid w:val="71B40B1F"/>
    <w:rsid w:val="71ED3A37"/>
    <w:rsid w:val="7223C612"/>
    <w:rsid w:val="723EF659"/>
    <w:rsid w:val="7246CDF7"/>
    <w:rsid w:val="724FA87D"/>
    <w:rsid w:val="72C0241A"/>
    <w:rsid w:val="730EE460"/>
    <w:rsid w:val="73169FF8"/>
    <w:rsid w:val="732855A1"/>
    <w:rsid w:val="733F69F7"/>
    <w:rsid w:val="73492D20"/>
    <w:rsid w:val="734A293F"/>
    <w:rsid w:val="7367A21C"/>
    <w:rsid w:val="73AA88CA"/>
    <w:rsid w:val="73BF41CE"/>
    <w:rsid w:val="73D04841"/>
    <w:rsid w:val="73D81DC4"/>
    <w:rsid w:val="73DC0D60"/>
    <w:rsid w:val="7408CC9D"/>
    <w:rsid w:val="7423BD1E"/>
    <w:rsid w:val="748818B8"/>
    <w:rsid w:val="7492C7CA"/>
    <w:rsid w:val="749416F7"/>
    <w:rsid w:val="74A9220D"/>
    <w:rsid w:val="74E4A967"/>
    <w:rsid w:val="74F79A19"/>
    <w:rsid w:val="7504F501"/>
    <w:rsid w:val="75191602"/>
    <w:rsid w:val="751EA837"/>
    <w:rsid w:val="75427D59"/>
    <w:rsid w:val="7545C1B3"/>
    <w:rsid w:val="755F33E9"/>
    <w:rsid w:val="75610BBB"/>
    <w:rsid w:val="7563D117"/>
    <w:rsid w:val="756DBDF7"/>
    <w:rsid w:val="759CDA68"/>
    <w:rsid w:val="75F71D6D"/>
    <w:rsid w:val="764304C8"/>
    <w:rsid w:val="764C5314"/>
    <w:rsid w:val="765563F7"/>
    <w:rsid w:val="765B9BA2"/>
    <w:rsid w:val="76DD6A24"/>
    <w:rsid w:val="772FD9F0"/>
    <w:rsid w:val="77657FB3"/>
    <w:rsid w:val="778BCA91"/>
    <w:rsid w:val="77A51A2C"/>
    <w:rsid w:val="77AAFFF4"/>
    <w:rsid w:val="77D342D5"/>
    <w:rsid w:val="77EC75E4"/>
    <w:rsid w:val="78041AC9"/>
    <w:rsid w:val="78060697"/>
    <w:rsid w:val="78242627"/>
    <w:rsid w:val="78307EFB"/>
    <w:rsid w:val="784C043D"/>
    <w:rsid w:val="784C3064"/>
    <w:rsid w:val="78A017FA"/>
    <w:rsid w:val="78D6E3A2"/>
    <w:rsid w:val="78E2DCC9"/>
    <w:rsid w:val="78F44F14"/>
    <w:rsid w:val="7977E3FE"/>
    <w:rsid w:val="79B0F158"/>
    <w:rsid w:val="79B284EF"/>
    <w:rsid w:val="7A20BABA"/>
    <w:rsid w:val="7A3CD1C5"/>
    <w:rsid w:val="7A647AC6"/>
    <w:rsid w:val="7A6C5C2C"/>
    <w:rsid w:val="7AC81C5B"/>
    <w:rsid w:val="7AD22CB6"/>
    <w:rsid w:val="7AD4A1A7"/>
    <w:rsid w:val="7ADC06D0"/>
    <w:rsid w:val="7B164415"/>
    <w:rsid w:val="7B17A4DB"/>
    <w:rsid w:val="7B55094E"/>
    <w:rsid w:val="7B6434B3"/>
    <w:rsid w:val="7B806303"/>
    <w:rsid w:val="7B8F8D99"/>
    <w:rsid w:val="7BAED181"/>
    <w:rsid w:val="7BCC4641"/>
    <w:rsid w:val="7BDBA7C5"/>
    <w:rsid w:val="7BDDA003"/>
    <w:rsid w:val="7C17ACC4"/>
    <w:rsid w:val="7C20073C"/>
    <w:rsid w:val="7C29BA2F"/>
    <w:rsid w:val="7C7B0104"/>
    <w:rsid w:val="7C847F7C"/>
    <w:rsid w:val="7C8C1DE2"/>
    <w:rsid w:val="7CBC797D"/>
    <w:rsid w:val="7D7E58C6"/>
    <w:rsid w:val="7D83F838"/>
    <w:rsid w:val="7D9469C1"/>
    <w:rsid w:val="7D9F8F50"/>
    <w:rsid w:val="7DE13DB2"/>
    <w:rsid w:val="7DE19714"/>
    <w:rsid w:val="7DF0B943"/>
    <w:rsid w:val="7E06C2D9"/>
    <w:rsid w:val="7E0EE235"/>
    <w:rsid w:val="7E2D6767"/>
    <w:rsid w:val="7E3BE344"/>
    <w:rsid w:val="7E700CA3"/>
    <w:rsid w:val="7E9C1E7F"/>
    <w:rsid w:val="7EEEF460"/>
    <w:rsid w:val="7F11B4A2"/>
    <w:rsid w:val="7F1FFB6A"/>
    <w:rsid w:val="7F401516"/>
    <w:rsid w:val="7FB55710"/>
    <w:rsid w:val="7FBAD680"/>
    <w:rsid w:val="7FC09B38"/>
    <w:rsid w:val="7FC53B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8B4AC4EE-9BAA-44B7-839C-1B50FE50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383E49"/>
    <w:rPr>
      <w:sz w:val="16"/>
      <w:szCs w:val="16"/>
    </w:rPr>
  </w:style>
  <w:style w:type="paragraph" w:styleId="CommentText">
    <w:name w:val="annotation text"/>
    <w:basedOn w:val="Normal"/>
    <w:link w:val="CommentTextChar"/>
    <w:uiPriority w:val="99"/>
    <w:semiHidden/>
    <w:unhideWhenUsed/>
    <w:rsid w:val="00383E49"/>
    <w:rPr>
      <w:sz w:val="20"/>
    </w:rPr>
  </w:style>
  <w:style w:type="character" w:customStyle="1" w:styleId="CommentTextChar">
    <w:name w:val="Comment Text Char"/>
    <w:basedOn w:val="DefaultParagraphFont"/>
    <w:link w:val="CommentText"/>
    <w:uiPriority w:val="99"/>
    <w:semiHidden/>
    <w:rsid w:val="00383E49"/>
  </w:style>
  <w:style w:type="paragraph" w:styleId="CommentSubject">
    <w:name w:val="annotation subject"/>
    <w:basedOn w:val="CommentText"/>
    <w:next w:val="CommentText"/>
    <w:link w:val="CommentSubjectChar"/>
    <w:uiPriority w:val="99"/>
    <w:semiHidden/>
    <w:unhideWhenUsed/>
    <w:rsid w:val="00383E49"/>
    <w:rPr>
      <w:b/>
      <w:bCs/>
    </w:rPr>
  </w:style>
  <w:style w:type="character" w:customStyle="1" w:styleId="CommentSubjectChar">
    <w:name w:val="Comment Subject Char"/>
    <w:basedOn w:val="CommentTextChar"/>
    <w:link w:val="CommentSubject"/>
    <w:uiPriority w:val="99"/>
    <w:semiHidden/>
    <w:rsid w:val="00383E49"/>
    <w:rPr>
      <w:b/>
      <w:bCs/>
    </w:rPr>
  </w:style>
  <w:style w:type="paragraph" w:styleId="ListParagraph">
    <w:name w:val="List Paragraph"/>
    <w:basedOn w:val="Normal"/>
    <w:uiPriority w:val="34"/>
    <w:qFormat/>
    <w:rsid w:val="00D011B2"/>
    <w:pPr>
      <w:ind w:left="720"/>
      <w:contextualSpacing/>
    </w:pPr>
  </w:style>
  <w:style w:type="character" w:styleId="Hyperlink">
    <w:name w:val="Hyperlink"/>
    <w:basedOn w:val="DefaultParagraphFont"/>
    <w:uiPriority w:val="99"/>
    <w:unhideWhenUsed/>
    <w:rsid w:val="00FC3787"/>
    <w:rPr>
      <w:color w:val="0563C1" w:themeColor="hyperlink"/>
      <w:u w:val="single"/>
    </w:rPr>
  </w:style>
  <w:style w:type="character" w:styleId="UnresolvedMention">
    <w:name w:val="Unresolved Mention"/>
    <w:basedOn w:val="DefaultParagraphFont"/>
    <w:uiPriority w:val="99"/>
    <w:semiHidden/>
    <w:unhideWhenUsed/>
    <w:rsid w:val="00FC3787"/>
    <w:rPr>
      <w:color w:val="605E5C"/>
      <w:shd w:val="clear" w:color="auto" w:fill="E1DFDD"/>
    </w:rPr>
  </w:style>
  <w:style w:type="character" w:customStyle="1" w:styleId="Heading2Char">
    <w:name w:val="Heading 2 Char"/>
    <w:basedOn w:val="DefaultParagraphFont"/>
    <w:link w:val="Heading2"/>
    <w:rsid w:val="006943E3"/>
    <w:rPr>
      <w:b/>
      <w:sz w:val="28"/>
    </w:rPr>
  </w:style>
  <w:style w:type="character" w:styleId="FollowedHyperlink">
    <w:name w:val="FollowedHyperlink"/>
    <w:basedOn w:val="DefaultParagraphFont"/>
    <w:uiPriority w:val="99"/>
    <w:semiHidden/>
    <w:unhideWhenUsed/>
    <w:rsid w:val="006B2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3894">
      <w:bodyDiv w:val="1"/>
      <w:marLeft w:val="0"/>
      <w:marRight w:val="0"/>
      <w:marTop w:val="0"/>
      <w:marBottom w:val="0"/>
      <w:divBdr>
        <w:top w:val="none" w:sz="0" w:space="0" w:color="auto"/>
        <w:left w:val="none" w:sz="0" w:space="0" w:color="auto"/>
        <w:bottom w:val="none" w:sz="0" w:space="0" w:color="auto"/>
        <w:right w:val="none" w:sz="0" w:space="0" w:color="auto"/>
      </w:divBdr>
    </w:div>
    <w:div w:id="558788464">
      <w:bodyDiv w:val="1"/>
      <w:marLeft w:val="0"/>
      <w:marRight w:val="0"/>
      <w:marTop w:val="0"/>
      <w:marBottom w:val="0"/>
      <w:divBdr>
        <w:top w:val="none" w:sz="0" w:space="0" w:color="auto"/>
        <w:left w:val="none" w:sz="0" w:space="0" w:color="auto"/>
        <w:bottom w:val="none" w:sz="0" w:space="0" w:color="auto"/>
        <w:right w:val="none" w:sz="0" w:space="0" w:color="auto"/>
      </w:divBdr>
    </w:div>
    <w:div w:id="1026910647">
      <w:bodyDiv w:val="1"/>
      <w:marLeft w:val="0"/>
      <w:marRight w:val="0"/>
      <w:marTop w:val="0"/>
      <w:marBottom w:val="0"/>
      <w:divBdr>
        <w:top w:val="none" w:sz="0" w:space="0" w:color="auto"/>
        <w:left w:val="none" w:sz="0" w:space="0" w:color="auto"/>
        <w:bottom w:val="none" w:sz="0" w:space="0" w:color="auto"/>
        <w:right w:val="none" w:sz="0" w:space="0" w:color="auto"/>
      </w:divBdr>
    </w:div>
    <w:div w:id="1173446562">
      <w:bodyDiv w:val="1"/>
      <w:marLeft w:val="0"/>
      <w:marRight w:val="0"/>
      <w:marTop w:val="0"/>
      <w:marBottom w:val="0"/>
      <w:divBdr>
        <w:top w:val="none" w:sz="0" w:space="0" w:color="auto"/>
        <w:left w:val="none" w:sz="0" w:space="0" w:color="auto"/>
        <w:bottom w:val="none" w:sz="0" w:space="0" w:color="auto"/>
        <w:right w:val="none" w:sz="0" w:space="0" w:color="auto"/>
      </w:divBdr>
    </w:div>
    <w:div w:id="1439788698">
      <w:bodyDiv w:val="1"/>
      <w:marLeft w:val="0"/>
      <w:marRight w:val="0"/>
      <w:marTop w:val="0"/>
      <w:marBottom w:val="0"/>
      <w:divBdr>
        <w:top w:val="none" w:sz="0" w:space="0" w:color="auto"/>
        <w:left w:val="none" w:sz="0" w:space="0" w:color="auto"/>
        <w:bottom w:val="none" w:sz="0" w:space="0" w:color="auto"/>
        <w:right w:val="none" w:sz="0" w:space="0" w:color="auto"/>
      </w:divBdr>
    </w:div>
    <w:div w:id="186720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hyperlink" Target="https://developer.chrome.com/docs/extensions/develop/migrate/what-is-mv3" TargetMode="External"/><Relationship Id="rId39" Type="http://schemas.microsoft.com/office/2020/10/relationships/intelligence" Target="intelligence2.xml"/><Relationship Id="rId21" Type="http://schemas.openxmlformats.org/officeDocument/2006/relationships/image" Target="media/image1.png"/><Relationship Id="rId34" Type="http://schemas.openxmlformats.org/officeDocument/2006/relationships/hyperlink" Target="https://delinea.com/blog/access-control-models-methods" TargetMode="Externa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5.emf"/><Relationship Id="rId33" Type="http://schemas.openxmlformats.org/officeDocument/2006/relationships/hyperlink" Target="https://research.aimultiple.com/review-scrap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ustomXml" Target="ink/ink1.xml"/><Relationship Id="rId29" Type="http://schemas.openxmlformats.org/officeDocument/2006/relationships/hyperlink" Target="https://developer.paypal.com/studio/checkout/standard/integr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www.sumologic.com/glossary/crud/"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yperlink" Target="https://sdsu.instructure.com/courses/154514/files/12617459/download?download_frd=1" TargetMode="External"/><Relationship Id="rId36" Type="http://schemas.openxmlformats.org/officeDocument/2006/relationships/fontTable" Target="fontTable.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hyperlink" Target="https://www.codecademy.com/article/http-reques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yperlink" Target="https://developer.chrome.com/docs/extensions/develop/migrate/what-is-mv3" TargetMode="External"/><Relationship Id="rId30" Type="http://schemas.openxmlformats.org/officeDocument/2006/relationships/hyperlink" Target="https://www.alibabacloud.com/tech-news/a/web_server/guigqoun59-web-server-clustering-high-availability-setup" TargetMode="External"/><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4T06:20:44.801"/>
    </inkml:context>
    <inkml:brush xml:id="br0">
      <inkml:brushProperty name="width" value="0.05" units="cm"/>
      <inkml:brushProperty name="height" value="0.05" units="cm"/>
    </inkml:brush>
  </inkml:definitions>
  <inkml:trace contextRef="#ctx0" brushRef="#br0">0 2055 24575,'32'-30'0,"10"-9"0,19-16 0,-3 0 0,12-16 0,-32 30 0,1-2 0,1-2 0,2-2 0,3-6 0,0-1 0,-5 5 0,-3 1 0,-2 2 0,-1 0 0,-4 4 0,-3 0 0,21-37 0,-8 5 0,-5 4 0,-5 5 0,-3 7 0,-6 11 0,-5 14 0,-5 11 0,-6 10 0,-1 2 0,-1-3 0,4-6 0,3-9 0,2-5 0,2 0 0,0 6 0,-3 8 0,-5 7 0,-3 4 0,-2 2 0,2-2 0,3-9 0,4-9 0,3-8 0,2-2 0,-1 5 0,-2 9 0,-4 9 0,-4 6 0,-1-1 0,1-5 0,6-11 0,4-8 0,2-2 0,0 2 0,-4 9 0,-4 10 0,-3 4 0,-2 3 0,-1-3 0,0-4 0,2-3 0,4-11 0,1-3 0,3-5 0,-1 4 0,-3 11 0,-4 12 0,-3 4 0</inkml:trace>
  <inkml:trace contextRef="#ctx0" brushRef="#br0" timeOffset="2589">815 122 24575,'13'0'0,"3"0"0,1 0 0,-1 0 0,-1 0 0,-2 0 0,2-1 0,3-2 0,1-5 0,4-3 0,2-3 0,1 1 0,-2 2 0,-3 1 0,-3 2 0,-4 2 0,-2 2 0,-3 3 0,-1 0 0,-2 1 0,-2 0 0,0 0 0,1 0 0,0 0 0,2 0 0,5 0 0,4 0 0,3 0 0,0 0 0,-4 0 0,-4 0 0,-3 1 0,-3 2 0,1 4 0,1 2 0,7 3 0,7 5 0,4 2 0,2 3 0,-4-4 0,-5-3 0,-5-4 0,-5-3 0,-5-2 0,-2-1 0,1 0 0,0 0 0,0 0 0,2 0 0,0 1 0,2 1 0,2 1 0,2 0 0,-1 0 0,1 0 0,-2-1 0,-1 0 0,1-1 0,-1 1 0,0-1 0,-1-1 0,-1-1 0,-1-1 0,0 0 0,-1 0 0,-2-1 0,1-1 0,-3-1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36CDD-A9B9-D443-99AB-E962CBAB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4746</Words>
  <Characters>27056</Characters>
  <Application>Microsoft Office Word</Application>
  <DocSecurity>4</DocSecurity>
  <Lines>225</Lines>
  <Paragraphs>63</Paragraphs>
  <ScaleCrop>false</ScaleCrop>
  <Company/>
  <LinksUpToDate>false</LinksUpToDate>
  <CharactersWithSpaces>31739</CharactersWithSpaces>
  <SharedDoc>false</SharedDoc>
  <HLinks>
    <vt:vector size="60" baseType="variant">
      <vt:variant>
        <vt:i4>6029386</vt:i4>
      </vt:variant>
      <vt:variant>
        <vt:i4>174</vt:i4>
      </vt:variant>
      <vt:variant>
        <vt:i4>0</vt:i4>
      </vt:variant>
      <vt:variant>
        <vt:i4>5</vt:i4>
      </vt:variant>
      <vt:variant>
        <vt:lpwstr>https://delinea.com/blog/access-control-models-methods</vt:lpwstr>
      </vt:variant>
      <vt:variant>
        <vt:lpwstr>:~:text=There%20are%20four%20types%20of,security%20requirement%2C%20infrastructure%2C%20etc</vt:lpwstr>
      </vt:variant>
      <vt:variant>
        <vt:i4>4915294</vt:i4>
      </vt:variant>
      <vt:variant>
        <vt:i4>171</vt:i4>
      </vt:variant>
      <vt:variant>
        <vt:i4>0</vt:i4>
      </vt:variant>
      <vt:variant>
        <vt:i4>5</vt:i4>
      </vt:variant>
      <vt:variant>
        <vt:lpwstr>https://research.aimultiple.com/review-scraping/</vt:lpwstr>
      </vt:variant>
      <vt:variant>
        <vt:lpwstr/>
      </vt:variant>
      <vt:variant>
        <vt:i4>2228268</vt:i4>
      </vt:variant>
      <vt:variant>
        <vt:i4>168</vt:i4>
      </vt:variant>
      <vt:variant>
        <vt:i4>0</vt:i4>
      </vt:variant>
      <vt:variant>
        <vt:i4>5</vt:i4>
      </vt:variant>
      <vt:variant>
        <vt:lpwstr>https://www.sumologic.com/glossary/crud/</vt:lpwstr>
      </vt:variant>
      <vt:variant>
        <vt:lpwstr>:~:text=FAQs-,What%20is%20CRUD%3F,%2C%20read%2C%20update%20and%20delete</vt:lpwstr>
      </vt:variant>
      <vt:variant>
        <vt:i4>196621</vt:i4>
      </vt:variant>
      <vt:variant>
        <vt:i4>165</vt:i4>
      </vt:variant>
      <vt:variant>
        <vt:i4>0</vt:i4>
      </vt:variant>
      <vt:variant>
        <vt:i4>5</vt:i4>
      </vt:variant>
      <vt:variant>
        <vt:lpwstr>https://www.codecademy.com/article/http-requests</vt:lpwstr>
      </vt:variant>
      <vt:variant>
        <vt:lpwstr/>
      </vt:variant>
      <vt:variant>
        <vt:i4>6029438</vt:i4>
      </vt:variant>
      <vt:variant>
        <vt:i4>162</vt:i4>
      </vt:variant>
      <vt:variant>
        <vt:i4>0</vt:i4>
      </vt:variant>
      <vt:variant>
        <vt:i4>5</vt:i4>
      </vt:variant>
      <vt:variant>
        <vt:lpwstr>https://www.alibabacloud.com/tech-news/a/web_server/guigqoun59-web-server-clustering-high-availability-setup</vt:lpwstr>
      </vt:variant>
      <vt:variant>
        <vt:lpwstr>:~:text=The%20most%20common%20approach%20is,lead%20to%20a%20service%20disruption</vt:lpwstr>
      </vt:variant>
      <vt:variant>
        <vt:i4>7209007</vt:i4>
      </vt:variant>
      <vt:variant>
        <vt:i4>159</vt:i4>
      </vt:variant>
      <vt:variant>
        <vt:i4>0</vt:i4>
      </vt:variant>
      <vt:variant>
        <vt:i4>5</vt:i4>
      </vt:variant>
      <vt:variant>
        <vt:lpwstr>https://developer.bitcoin.org/reference/rpc/index.html</vt:lpwstr>
      </vt:variant>
      <vt:variant>
        <vt:lpwstr/>
      </vt:variant>
      <vt:variant>
        <vt:i4>3145846</vt:i4>
      </vt:variant>
      <vt:variant>
        <vt:i4>156</vt:i4>
      </vt:variant>
      <vt:variant>
        <vt:i4>0</vt:i4>
      </vt:variant>
      <vt:variant>
        <vt:i4>5</vt:i4>
      </vt:variant>
      <vt:variant>
        <vt:lpwstr>https://developer.paypal.com/studio/checkout/standard/integrate</vt:lpwstr>
      </vt:variant>
      <vt:variant>
        <vt:lpwstr/>
      </vt:variant>
      <vt:variant>
        <vt:i4>2949213</vt:i4>
      </vt:variant>
      <vt:variant>
        <vt:i4>153</vt:i4>
      </vt:variant>
      <vt:variant>
        <vt:i4>0</vt:i4>
      </vt:variant>
      <vt:variant>
        <vt:i4>5</vt:i4>
      </vt:variant>
      <vt:variant>
        <vt:lpwstr>https://sdsu.instructure.com/courses/154514/files/12617459/download?download_frd=1</vt:lpwstr>
      </vt:variant>
      <vt:variant>
        <vt:lpwstr/>
      </vt:variant>
      <vt:variant>
        <vt:i4>1376331</vt:i4>
      </vt:variant>
      <vt:variant>
        <vt:i4>150</vt:i4>
      </vt:variant>
      <vt:variant>
        <vt:i4>0</vt:i4>
      </vt:variant>
      <vt:variant>
        <vt:i4>5</vt:i4>
      </vt:variant>
      <vt:variant>
        <vt:lpwstr>https://developer.chrome.com/docs/extensions/develop/migrate/what-is-mv3</vt:lpwstr>
      </vt:variant>
      <vt:variant>
        <vt:lpwstr/>
      </vt:variant>
      <vt:variant>
        <vt:i4>1376331</vt:i4>
      </vt:variant>
      <vt:variant>
        <vt:i4>147</vt:i4>
      </vt:variant>
      <vt:variant>
        <vt:i4>0</vt:i4>
      </vt:variant>
      <vt:variant>
        <vt:i4>5</vt:i4>
      </vt:variant>
      <vt:variant>
        <vt:lpwstr>https://developer.chrome.com/docs/extensions/develop/migrate/what-is-mv3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Lexa Hope</cp:lastModifiedBy>
  <cp:revision>917</cp:revision>
  <cp:lastPrinted>2024-05-28T04:14:00Z</cp:lastPrinted>
  <dcterms:created xsi:type="dcterms:W3CDTF">2023-09-06T01:14:00Z</dcterms:created>
  <dcterms:modified xsi:type="dcterms:W3CDTF">2024-05-28T04:50:00Z</dcterms:modified>
</cp:coreProperties>
</file>